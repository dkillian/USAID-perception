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D5CA9" w:rsidRDefault="00000000">
      <w:pPr>
        <w:pStyle w:val="Title"/>
        <w:spacing w:after="0"/>
      </w:pPr>
      <w:r>
        <w:drawing>
          <wp:anchor distT="0" distB="5486400" distL="114300" distR="114300" simplePos="0" relativeHeight="251658240" behindDoc="0" locked="0" layoutInCell="1" hidden="0" allowOverlap="1" wp14:anchorId="59229985" wp14:editId="1F686E17">
            <wp:simplePos x="0" y="0"/>
            <wp:positionH relativeFrom="page">
              <wp:posOffset>509269</wp:posOffset>
            </wp:positionH>
            <wp:positionV relativeFrom="page">
              <wp:posOffset>635000</wp:posOffset>
            </wp:positionV>
            <wp:extent cx="1797050" cy="546100"/>
            <wp:effectExtent l="0" t="0" r="0" b="0"/>
            <wp:wrapTopAndBottom distT="0" distB="548640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797050" cy="546100"/>
                    </a:xfrm>
                    <a:prstGeom prst="rect">
                      <a:avLst/>
                    </a:prstGeom>
                    <a:ln/>
                  </pic:spPr>
                </pic:pic>
              </a:graphicData>
            </a:graphic>
          </wp:anchor>
        </w:drawing>
      </w:r>
      <w:r>
        <w:t>Palestinian Perception Study</w:t>
      </w:r>
      <w:r>
        <mc:AlternateContent>
          <mc:Choice Requires="wps">
            <w:drawing>
              <wp:anchor distT="0" distB="0" distL="0" distR="0" simplePos="0" relativeHeight="251659264" behindDoc="1" locked="0" layoutInCell="1" hidden="0" allowOverlap="1" wp14:anchorId="04543BFB" wp14:editId="2E8DB492">
                <wp:simplePos x="0" y="0"/>
                <wp:positionH relativeFrom="column">
                  <wp:posOffset>-914399</wp:posOffset>
                </wp:positionH>
                <wp:positionV relativeFrom="paragraph">
                  <wp:posOffset>863600</wp:posOffset>
                </wp:positionV>
                <wp:extent cx="7791450" cy="4390390"/>
                <wp:effectExtent l="0" t="0" r="0" b="0"/>
                <wp:wrapNone/>
                <wp:docPr id="9" name="Rectangle 9"/>
                <wp:cNvGraphicFramePr/>
                <a:graphic xmlns:a="http://schemas.openxmlformats.org/drawingml/2006/main">
                  <a:graphicData uri="http://schemas.microsoft.com/office/word/2010/wordprocessingShape">
                    <wps:wsp>
                      <wps:cNvSpPr/>
                      <wps:spPr>
                        <a:xfrm>
                          <a:off x="1459800" y="1594330"/>
                          <a:ext cx="7772400" cy="4371340"/>
                        </a:xfrm>
                        <a:prstGeom prst="rect">
                          <a:avLst/>
                        </a:prstGeom>
                        <a:blipFill rotWithShape="1">
                          <a:blip r:embed="rId9">
                            <a:alphaModFix/>
                          </a:blip>
                          <a:stretch>
                            <a:fillRect/>
                          </a:stretch>
                        </a:blipFill>
                        <a:ln>
                          <a:noFill/>
                        </a:ln>
                      </wps:spPr>
                      <wps:txbx>
                        <w:txbxContent>
                          <w:p w14:paraId="73BFA67E" w14:textId="77777777" w:rsidR="00CD5CA9" w:rsidRDefault="00CD5CA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4543BFB" id="Rectangle 9" o:spid="_x0000_s1026" style="position:absolute;margin-left:-1in;margin-top:68pt;width:613.5pt;height:345.7pt;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YzRruDAIAAB4EAAAOAAAAZHJzL2Uyb0RvYy54bWysU02P0zAQvSPx&#10;HyzfafqR0m3UdIWoilZa2IoFcXYcp7Hk2GY8bbr/nrHTbSs4ICEuzoz9MvPm+Xl1f+oMOyoI2tmS&#10;T0ZjzpSVrtZ2X/Lv37bv7jgLKGwtjLOq5C8q8Pv12zer3hdq6lpnagWMithQ9L7kLaIvsizIVnUi&#10;jJxXlg4bB51ASmGf1SB6qt6ZbDoev896B7UHJ1UItLsZDvk61W8aJfGpaYJCZkpO3DCtkNYqrtl6&#10;JYo9CN9qeaYh/oFFJ7SlppdSG4GCHUD/UarTElxwDY6k6zLXNFqqNANNMxn/Ns1zK7xKs5A4wV9k&#10;Cv+vrPxyfPY7IBl6H4pAYZzi1EAXv8SPneha8/nybkzyvVA8X+az2Vk4dUImCbBYLKZ5BEhC5LPF&#10;ZJYnRHYt5SHgJ+U6FoOSA91MEkwcHwNSe4K+QmLnymi/1cYwcPhDY5ukoO7pn3h4FoOu8u+WGWTe&#10;OHnolMXBN6CMQDJtaLUPnEGhukrVROyhHpoI41vx2dVbfRroxa6RWkBQKNsYNsTwK00yAC4HNMsr&#10;/4gyNq7WxXkGZNzJroLHCE9V7BPDytUvO2DBy60msR5FwJ0AsuWEs56sWvLw8yBAcWYeLHlhOcmn&#10;c/L2bQK3SXWbCCtbR7JJBM6G5COmFzGw/HBA1+g00pXMmS6ZMN3U+cFEl9/mCXV91utfAAAA//8D&#10;AFBLAwQKAAAAAAAAACEAL3BWxAm0AAAJtAAAFAAAAGRycy9tZWRpYS9pbWFnZTEuanBn/9j/4AAQ&#10;SkZJRgABAgAAAQABAAD/2wBDAAgGBgcGBQgHBwcJCQgKDBQNDAsLDBkSEw8UHRofHh0aHBwgJC4n&#10;ICIsIxwcKDcpLDAxNDQ0Hyc5PTgyPC4zNDL/2wBDAQkJCQwLDBgNDRgyIRwhMjIyMjIyMjIyMjIy&#10;MjIyMjIyMjIyMjIyMjIyMjIyMjIyMjIyMjIyMjIyMjIyMjIyMjL/wAARCAKrBAA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dUU9RSAVIB0rn&#10;KACngUg9qcBRcBaUCgCnD0ouACndKAKXHNAWFxmlAoFLQMOlGKM0UhABS0UooHYMUUUUBYKWilxQ&#10;FgxR1ope1IA70UlLTAMCjFFKKQ7CYpQKBS96LhYMUAUUooAMUUUooAMUUUUgsFLR3o7UDClopaVw&#10;EwKWgfrQBRcLBS0YpaBiAUuOKKKAFooApaAsFFAFLSGFAFFKBQFgApcUAUtIYYoApe9FAWDAoopa&#10;QBSigUuKQCUuM0AUuMUXGFFKKMUAGKKKXHFIdgxRS4ooAKWjFAFIYUtFLQAgFKBS4pRSGIBSgUUo&#10;FIAxS4oApcUBYKAKWgCkMKXFAFLQAmBSgUUtIYlLS4pcc0gG4pcUtLigYmKWgClxSATFLS4oAouM&#10;QClxS4pcUAJiilApcUgsJiilpcUANxS4pQKXFIdhuKXFLiigBMUUtFK4CYpcUUuKVxiYoxS4oxRc&#10;QmKMUtGKAExRilooATFGM0uOKMc0XATFGKWjFACYoxS0YoATFJinY96MUXHcbRilooATFJinUcUA&#10;NxSYp1BFADcUmKfikxQFhpFIRTqQigBmKay1IRTSKLiOEAp4FIBTx6V6dzhsKB3pcUAU4CgLABTh&#10;SAU+gLAKAKBTqAACl6UgpTSuNBxS96SlouAUtGKO1ABS9KSloAKWgUUBYKWjtSUAFLQKKVwsKKKK&#10;WgLCUtJS0rhYKWgUUXGKKKKXpQFhOlLQKMUDAUtJS0AFLRSii4WAUd6KAKQwpaKKAAUtFLSGFLij&#10;FFABRRS0XCwAUuKQClpAApaAKXHFFx2AClopBSAWlFJSgUAAFLRjmloGAoxS0UgExS0AUvagAApR&#10;SdqWlcYUtFFA7BS0Y4paQBilopaQWEApaWgCgYAUtAFKBSAKUCilpDAUUUuKLhYKMGlFApDDFOxS&#10;ClpBYKKWgCgYAUuKAKUCkAYopaXFACUtLigCkOwgFLilopXAMUAUuKKLgGKMUUuKQxKKWlxQITFF&#10;LRQAYoxRS4ouhCYopcUYouAlFLiikFxKKWii4CUY4paKLhcSil6UYpBcSjHNLikoAMUYoooAMUlL&#10;RQMSiiigBKCKKKBhijFFFACUUtFACcUhFLSUDEIpKWgigLHCAU4Ugp3SvTucFhRzTqQUo5ouFh1O&#10;pBSii4ABS0CgUBYXtQKM0UBYKUCgUooGFLxSUUrgKKKAKWi4BRRS9aLhYSl70UUBYKUUdqQUDFpe&#10;/NGaKLgFLikpaQBSijFFAWCiiii4xfwoopcc0XABS0YopBYKXpQBRQMKUCgUUXCwUoooAouAUtFL&#10;ikAUUUtFx2AUCgClApAFLQKWi4AKUUgFL3oGFKKMUUrgFKBRQBQAtLSClpDCiiigdgFLRS0gCloF&#10;FK4WClAooxRcYtLQKMUgFxRS0AUhgBS0AUtFwsFLRilxSGApRSUvalcApaQClAoGFLQBSgUrgApa&#10;KWgdgoApaAKVwAClAoApQKVx2CloAopXAWiiloAKKMUUXABzSgUUUhC0UCii4BS4pKKLgLRmjrQB&#10;SEFFLiigBKXFFFFxBijFFFILhRRRTuAUUUuKQCUUUUAFGKKKLgGKTHpS0UXATFGKXmkouMSiloou&#10;AlGKXFJQAlFLRSGJikIpaKBjaKd+FIadwExSY4paKQzhAOKdRSgV6hwhTwKQdqcKACloFFFwFpRS&#10;UtFxgaKO9FIVhaWkFAoGLSikpRQFgpaSloCwvejpR3ooGHeiiigLC0opKWgAxS0lL2pAAFAopRQM&#10;KWkpe9FwEpaPwopAKKUUgpe9ABSikpe1Fx2ClFJS0gClpKO9FwFpRSUtACiiilFA7BRRRQAtLSUt&#10;K4C0UClFK47BRRS0AFLSUtIdhRSikFFAC5ooo70hi0UCigLC0opKWkAUuKQUtFxi0tIBSgUrhYWg&#10;CilFIYAUoFApaQABSgUgpwoGGKXFAopAFLiilFA7BS0ClqbjCgClpaVwEApcUAUoFA7BilAooBpA&#10;KBRRRRcBaKKMUgFxRS0YouSJRS0opAIBS4ooouAUYpaUUCuIBS4o70UXFcKKKKLgFLiiii4Biilx&#10;RikAlFLRRcBKKWii4CUUtFFwEopaKLgJjmilooFcSjFLRRcYmKMUuOKMUriExSUtFFwExRilxSUD&#10;ExxSU6k7UXGJRS0cUXAbikp1BoHcbRiloNAzhB7U4UgFKBXpnHYUCnD3pBS0BYUUUUooGAoxxRS0&#10;AA96KQUtAC0tJS44ouAUtJS0gF/GigUUDFo96Sl/GgAoopcUBYKWkpaLhYKKKUUXAKUUlKKQBRRS&#10;mgdhKWkpaLgApaBSigApfwo7UUDsFKKKBSuAUvekpRQAooopaBhS0gpetK4BQKKUc0DFFAFAoxSu&#10;AtLQKAKACloopXGLSikpaLgFLRS0gsJjmlxSDilFFxhSijFFILCiiilFFxhS0YoFSFhaXFIBSgUX&#10;GFLQBTqQBS0lKBQOwUtGBS0gCgCilpXGAFKBRSgUrjsFOpAKWkAtAFGaKBi0uaSlxSuAdaUCk6Ut&#10;K4hcUYo70UXAKXNJS4pCClxRQKBC0UUUXAWijFFAhe9FAFLilcQlLRS4ouAlFLRjmi4gxRS9KKAE&#10;pcUUuKVxXG4pcUuKMUXC4mKMUtFFwEopaKAEoxzS0UAJRS0UrgJRjml70YouAlFFFFwE60YpcUlF&#10;xiUUtBFFx3EpKWilcBMUhFLQaLgNopaKLjExTTTiKQii4zhRThSClFerc5rCilpBS0rhYUUUlKDR&#10;cBwopAaDzRcBaKKKLjsLS0gNKDRcLBS0lKKAsKKKBRQAtFJS0rgFLSUoouOwUtJSjmi4WClxRR3o&#10;uAUtAooAKWgUUrjsHaiigUXCwtKKSlouFhcUUUuKLjsBoFFFK4WFoopRRcLBQKUUUrhYUUUCii4w&#10;pR1oxxQBRcBQKUUlLSuFhRS4pKWi4w70UUtILBmloFFFxi0UCjvSuFgFLSUtK4xRSikpRRcLBSig&#10;UUrgKKWkpaLjsKKWkpc0rgLSimilFK4xQaXvSUtK47CilFJSgUDsLRigClpXAWlpKWlcBcUUCgCl&#10;cYtFFLSuIWijNANAC4oopRSuIBzRRS5ouIKKUUUrgFLQKAaLiF7UUA0ZpXELS0lLii4goopRRcBM&#10;UtAFLii4hKWilxSuIbijFLilxQFwFFLRQAlLiiigVwxRRRQAUUtGKLhcSilxRigLiUYpcUY9qAuJ&#10;ikxTsUYpANxRilooC42inYpKLjEoo60lK4BSUtFO4xKQiloNFxiYpKWii4DaKWkpDOFFKKSgV6pg&#10;OpaSl7UAFLSUUAO5opAaUUDsFKKSigBRS0gNLSuAope1J1oouAtKKTNLQOwtJRRQFhaXNJmilcLC&#10;0opvSloAdR34pKKB2FpRSZooAWlpM0tK4WDFFHeigYtKKTNANADs0UlLRcLC0UUUhi0UlKKAFpQa&#10;SlouFhc0UlLSGLS0lAouAtLSA0opBYWl602lpDFopKKLhYdSim0tK4xwopAaWgLBS0lLSAWlpKUU&#10;rjsFLSUtFwFpaSlzSuMWgCjNANFx2HClzTaWlcBaWkpaVxiilFApRSuMUUA0ZoBpXCwopeKSlFK4&#10;WFFFGaSgB1LSUtK4gpetJS5pXEKOKUUmaKBC0UlLSuIWlpBxS0XELiigUopCCiloouIKWgUUrgFK&#10;KKKdxC5ooopXELSikpaBBRSiigLhijFLRimIQClpcUUWEJRS0uKYCYoxS4oxQAmKMUuKMUWAbRTs&#10;UYosA2jFLQRSC42jFOxSYpDuNopcUlIY2ilopDEo7UuKTpQAlJS0UXGIabTqDRcY2ilpKLjOEHNF&#10;JS16plYUGlBptLQA6ikpc0AANKDSdqKLjsOopAaXNK4WFopKKLgOopOlLnigBc0optLQA6ikzRRc&#10;LC0tJRSCwuaKSlzQMUGlzTaWgBaWkoouFhaWm0oNFxi0uKSikFhRS0lFFwsLS0lANFxjqUU0GlBp&#10;BYWiiii4xetKKaDSg0rhYdS02louFh2aM0lFACg0tJmilcdhaWkzSigBRS0lFK4xaUUmKWlcBaUU&#10;gpRSuMKUUlLQAopRSUA0hi0opM0UXCw6ikBpQaVxigUtJSg0rhYWlApBSg0rjsKBS4pKWlcdhwpe&#10;lNBpaBiilpBRU3AdS0gFFFxCjmlptLSuIdmgGkpaLiFFFJSg0hC0tNpaVxDqXFNpc0XAUClpM0op&#10;XJFpRTadmlcQUtJmlouIWikFOouAUtJS0XEFFLRQIOlLSU7FAgFLjmilqkIKXFJS1QgxRS4opiDF&#10;GKWlxTsFxuKMU6inYQmKMUtFFguNxRinUYosA3FJTsUlTYdxKSnUmKVgG4pCKfSVLRQ3FJinUlSA&#10;mKSnGmmkMSiiikxiGkpSKSgpCEUYopM0rgcGKBSUor1iLC5oozRQFhQaWm0uaLhYdmikBpaLjClB&#10;pKAaLhYcKKTNL1pBYKUUnegGgY6jpSUtACg0tNpc0XAWlzTaUGkAtFFFFwsKKKSlzRcYtLTQaWlc&#10;LCjmikpaB2FpRTaWi4WFpaSii4WFpRTelKDQA6lpuaM0rjsOpaaDS0AL0ozSUUDsOzS5puRRmlcL&#10;DqUGkozxSuA6ikBo60XHYcDS5ptLSuFh2aAaQUtA7C0uab6UtIB1Lmm0UBYdml/Gm0DilcdhwNLm&#10;m0tK4WHCjPFJS0rjsKDS5ptLQOw4GlBptLSuMcDSg02nUrgOpc00UopDsL7UoNJRSAcDS5FNBpaQ&#10;CinZptLmi4hQaUU0GlBpCHZopKKQhwNLTQaUdaQh3aikoouIcOKWmg0tK4he1OptOoEwFLSUopCC&#10;l60DmlouIWlFJS0CFxR0pBS4ouSLSikpQKYhaWkp1NCCiilqxC0AUYpwFXYm4mKWilxVCEApcUUu&#10;KYXEopcUuKBXG0UuKMUBcSjFLijFA7jaKXFBFILjaKcRSUhjKDTiKTFQ0O42kxTsUhFQ0MYeKKcR&#10;SEVDGNzSHmnEU08VNyhKSnU00XGhDzQaXtSGkNHA0UmaWvWELmlptLQAtFFHagLC0tNzQDRcLDqK&#10;TNLmi4xRS02gGkFh2aXNNBpc8UDsLS5ptLQAuRSg02lzRcBaWkooCw7PFANJmilcLDqKTNLRcABo&#10;zRmigdh1FNBpc0BYdmikzRSuA6lzTQaXNA7C0tNzS9aAFpc02lpXHYWgGkzS0XCw7NKKaDS5pDFx&#10;RSZooCw7IoBptKDQFh2aWmg0oNK4WHUUlFK47DgaUGm0tFxjgelLmm0tK4WCnU0GlzSHYWlptLQF&#10;h1FJ7UtIYtKKQUtIBaWkpc0rjsKKUUgpaQC0opKUGi47C04U0GlBpXHYWlpKAam4h1FIKWgBRxS5&#10;pM0UriFFLSClBouIUGlzSZpaVxC0CkpaQhQacKbS0rkjhSim0oouIcKKQUtK4mKKWkpaLiFpRzSD&#10;ml6UXJFpQKSnUXEGKUCkpwFAmAFLilpatEiAU6gCnAVokTcTFLilxSgVaFcKKXFLVJCuJilA9qWi&#10;qSJuGKMUtFOwCYoxS0U7AJijFLRRYVxMUUtFFhiYpMU6jFTYLjMUmKfikpDuNIpMU6kqRjabTyKQ&#10;ioYxhFIRTiKQ1m0UMxikpxFNxWTKQhFIf0pcUlK40JSGlpKVyjgM0Z5pKK9e4x1GeaQGloAKWkoo&#10;CwtFGaM0BYUUuabmilcBwNLxTaUGi47C0uaaDS0BYdmgGm0tADs0ZpueKXNK4C5pQabS5ouOw7NG&#10;abmloCw6gGm0uaQDs0A00GlzQA7NGaTNFK47C0oNJ+NGeKAsOBopM0A0DsOpRTc0ufSi4WHZozxT&#10;c0ZpDsOzxS5ptFFwHZpabRmkFh+aAaaDS5ouOw7NFNzzS5pXHYXNLmm0tFwHZpQaYDS5pXGPzS0w&#10;GlBoCw6lBpoNLmlcLDgaXNNzRmlcdh+aM03NLnilcLDqUGmUtFx2H0U3NLmkA4GlBptLSHYdmlBp&#10;tKDSAcDSg03NOFK4x1LmmA0tK4WHZpc0wU7NK4WFp2aYOaWi4hwNKDTc0tIQuadTAaWi4h9Gabml&#10;zU3EOzS5poNKDRcQ4GlptLSuSOzS02lpXExwpwNNpc0riYuacOabSilckcOKWm04U7iFp3TFNFOz&#10;RckWlFJS00SOpaQUtaokdilopQK0RICnCkxTqtCCiloxVokKWiirSEFLiilxWiiwExRS4oxVqAri&#10;UUuKMU/ZhcSkxTsUYqXALjaKXFGKhxsMbiilpKzaGIRSEU6kqGMaaQ04ikrNjGGmmnmmms2UhpFN&#10;PFOPSmmspFISm06kNQUhppKD0pKRSPP6XNNoBr17l2HUA0meKXii4WFBpabRQFh3ajpSZooAXPNL&#10;mm0uaB2FpabRSuFh2aWm5ooCw6lzTc0UDsOpabRmlcLDs0tNzRQFh2aAabmlzQFh1ANNzSg0XHYd&#10;mlplFILD80oNMzS5oCw7NKDTKAaQ7D6KTNANAWHZozSZoFFwsOzRmm0oNK47Ds0uTmm5oyKLhYcD&#10;S54puaKVx2HA0uab1pc0XCwuaXNNyKWgLDgaXNNpaVx2FzzS0gopXAUGlBpBRRcdhwNKDTc0tIB2&#10;aM00GlFK47Ds0tNoBouFh9ANJQKQ7DgaUGkopAOzTqYKUUrjsPFLTRSilcdhwNLmm0ZpBYfSg00G&#10;lzzSuFhaWm5paVwsOzxS5puaBSuKw4GnA0zpS0XEOpabS0riHA0oNNzS0iR1KDTc0tK4hwNLTc0o&#10;PalcQ4U4UwGlBoJHg0tNpQaVxDqUU3NOFBI6lFNBp1FyWLTqaOKdmi4hwpaaKeKpEMd2pR0pBThW&#10;qJYop1NFOrREjhS0lLWqJCloFFapCAUuKKdW8YkiUuKKWt4wEJilxRRV8ogooop8qC4YpMUtFJxQ&#10;CUlOpKylAobSU4ikrnlEaGmilpKxkhiU096dSEVixjDSGnYpprNlIaaaacaaaykWhtNNKaaayuUh&#10;M0hoNITU3LPPc0tMzSg17JpYdmlB9qZmlBoCw/NFNzRmkOw/tRnmm5ozRcLDgaWmZpc0BYdRTc0Z&#10;oHYfRmm5ozQFh2aXNMzS5ouA7NFMzRmgLEmaAaZmjNIdh+aWmZozQFh9LmmZoBoHYkzRmmA0u6kF&#10;h1ANNBozRcLD80uaZniikFh+aXNR04GkOw/NGaZnilzRcLD80uaYDQDSCw8GlBpmeaUGgB+aM0zN&#10;GaQ7EmaUUwGjNAWHg0uarzSyRtGI4Gl3MASGACj1qbPNILDgaWm5oBpXGPzxRmmg0A0XHYfmlpgN&#10;LmlcB9FNzS0XCw4GlzTAaXNK47D80Z5pmadmlcdh2eaWmA0oNK4WHA04GmA0uaVx2Hg0oNMBpQaB&#10;2H5pwNRg0uam4WJAaM0zNOBpXHYdk0uaZmlpXAdS0ylzRcQ8GlpmaWlcQ6lpuaXNK4rD80U0GlpX&#10;JHZ5p2aZmlBouKw+gGmg0oNTcQ7NLmm5zTqLkjs0tNopXEPpw+tMpc0rkskpabSii5I7NOpg604G&#10;i5I+lpo5pRRcljxThxTRThVxZLHinDtTRThWqIY6nCminCtYkMWlpKWt4oli0tJTsV0U43EAFOFI&#10;BSgV2QiSFLiiitEhBRS4oxV2ASilxRiiwCUUuKSlYBMUUtFS0A2kIp1IawnEaGGkpxpDXHNFIaaD&#10;SmkNc8ihpphpxpD1rCTKQw0w080w1i2Whppp4pSaaTWVy0Jmm0E00mpuWkedbqXdUeaM17ZtYlBo&#10;3VHS5oCxIDSg1EGp26gdiQGlzUe6jdQFiSlzUe6l3elAWH0uaZuo3UgsPzRTd1GaLjsOzS5puaM8&#10;UXCw7NGabmjNILDs0ZpuaM0XHYfmkzSZoouFhwNLmmZpc0gHA0oNMBpc0XCw8GjNMzRmkOxJmjNM&#10;Bpc0XCw4GlzTM0ueKAsPBozTM0oNIdh9GaZmjNAWJN1Lmo80uc0rhYkBozxUdLmkFiTNANR7qXdS&#10;CxLmjNR7qXNFx2JM0ZpmaM0gsSZpc1HmlBpDsSZozTM0uaQWHg0oNRg0tIdiTNGaZmlBoHYfmlBp&#10;maM0gH5pc0ylzSHYfu/KlBqPNLSuOxIDS5qMGlzSHYl3Uu6o91LmkFiTdSg1Hml3Uh2JM0oNR5pa&#10;QWH5pc0wGjNK4rD804GowaXNArEmc0uajzSg0rk2H5pc1GDS5qbisSZpc1HupQaVxWJM0oNRg0oN&#10;FxWJQaUGo91Luqbk2JM0uaj3UuaVxWJQaXNR5pc0rk2JQacDUQNOBouS0SA08Gos04Gi5DRIDTwa&#10;izTxRclokFPBqJT2p4q1IhkopwqMU8VrGRmx4pwpopwreLIYtOFNpRXTBkscKdSDrS13U0Swp1JS&#10;11RJCloFFapCDFLiiiqsAUUUUWATFFLRRYLjaKWkrNoBDSGnU01lIYhFNNOPSmmuKqWhtIaWkNcM&#10;3oUNNNNONMJrmkykNNMJpxqMnrWDZohDTDSk0w1nc0SAmmk0Gmk1Ny0jzbNLuqPdS7q9+xtYkzSh&#10;qiBpd1AWJd1G6o80ZoHYl3UueahzilzRYCbNG7FRbqUNSGSg0ZqLdS7qAsS7qXNRbqN1FgJd1KGx&#10;UW73o3Uh2Jd1LuqLdRmiwWJd1Lmos0oNICTNANR596XdRYLEmaM1Hupd3rSHYfmlqPNKGoCw/JzR&#10;mmZpc0BYfmjNMzQDSHYfmlzzUeaUNQFh+6lzUefejNIZJupQajzxRmgCTdS7qipc0gsS5oz71Fml&#10;3UgsS5oDVHuo3UWHYl3UoPvUWfegGgLEu6l3VFupd1ILEoajdUWaXNIdiUGlBqHdShqQWJt1Lmod&#10;1KGpDsS7qduqHdRupDsT7qUGoQ1KGpASg0u6og1LupDRLupd1RBqUGkwsSZpd1RBqXdSGS5pc1Fu&#10;pd1IdiUGlBqLNKDSY7Eu6l3VEDS7qkLEoNLmo92KM0BYlzSg1EGpQaQrEoNGaj3Uu6pJsSA0uajB&#10;pc+9ArEuaM1HuozUisS7qdmoc04GkKxIDTgahDU4GkTYl3U4God1OBpXFYlzTs1CGpwNTcmxKDTs&#10;4qINTgaVybEoNPBqANTw1HMQ0TA04GoQ1PDUXIaJgaeDUANPBp8xDROpqQGoFapAa0UjJomFOBqM&#10;Gng10QmZsdTqbS5rspyJJBS0wGnivRpS0IY4UUgpa647EiiloFFbR2EFFFFMAooooAKKKKAEoNLS&#10;GokAlIaU02sJjA1GacTTTXBWkWhDTTSmmmvPqSLQhphNKTUZNcc5lpCE1GzUpNRsaxcjVICaYTQT&#10;TCajmNEgJppakJphNTc0SPN80ZqMGl3V9MaD80u6owaXdQBJuo3UzdRupWGSbqUGot1LuosBLuoz&#10;UeaN1FgJN1LuqPNG6gZIDS5qLNKDSsBIDS7qiz70u7miwWJc0A1FmlzRYZLmjdUW6l3UrDJc+9Lm&#10;od1KGosBLupQ1Q7qXfSsFiXcKXdUO6l30WCxNuo3VDupd1KwybNGfeot1G+iwE2eKM1Fuo30rAS5&#10;pc9qh3Uu+iwEuaN1R76N1Kw7Eu71ozUYajcKLAS7qM+9R5o3UrDsS7qAai3Uu6iwEgNLuqLdRupW&#10;Y7EuaN1R7qM0rASbqcGqHdQDRYdibdS7h2qEt8ppFbmlYLFjdxRuqHdS76VgJt1LuqHdQHpWAmDU&#10;oaoQ1KGpWGrEwelD1Du96N1Kw7E4elDVBvpd1KwWJw1KGquHxTg+aVh2J91KGqDfS7uaVhlgNS7q&#10;gDUoalYCfdS7qgDUu+psyifdRuqLdS76Vh2Jd1LuqLdSg1IWJQ1LuqINRuqRcpNupd1Rbs0bqBcp&#10;NupQ1Q7qXdUi5SbdSg1EDSg1JPKS7qcGqHNKGpMViYNShqizSg1JNibdShqhzTgaklxJg1ODVCDT&#10;g1SS0TA04GoQaeGpENEwanhqgDU8GlchonBp4NQBqeGouZtE6mpQarhqkVqtSMmiwpp4NQBqkDVt&#10;GZk0TCnVGDmnA1106hm0SCniogaeDXo0aqIZIKWmg0oNelCSIHUtJS10RYgoooqgCiiigAooooAK&#10;aaUmmk1nKQATSUE00muOrUSKQjGmGlJphNeXWqo0SAmmk0E1GzV59SoWkBNRk0jNUbNXM5GsYgWp&#10;hNNZqYWrNyNlEcTUbNSFqjLVNzRRHFqaTTC1NLUrlqJ5tupd1RZpQa+ssIk3UbqjzS5osO5Luo3V&#10;HuozRYCUNQGqPNGaLDJd1KGqLNLmiwEm6l3VEDSg0rBck3Uu6ogaXNFhkgNG6mZozQMk3UbqYDRm&#10;lYCTdRn3pgNFFguPzS7qZmjNA0P3UuajBpc0rAPzRmmg0ZosMfmlzTKKAHg0bqbmilYB+aN31plL&#10;mgY/dRupmaKQx+6l3UzPNGaLASbqN1MzQDSsMk3UuajzijNFgJN1KGqIGl3UrAS7qN1R7qN1KwyU&#10;NRnmo80A0WAkz70oNR7qXNKwDwaXNR54pc0rDQ8GlzUeaXNFhj80uaZmjNTYZJmjNMzS5osFh+aA&#10;aZnmjNKwyTdS7qjzS5pWCw8tmlVsUwGl3VNhkgalBqPNKGpWGS5zSg+9RbqXNKw7Eu6lzUW6nA1N&#10;gJc07dUIal3VNhk26nA1ADTt1TYZNmlzUO+nBqVh2JQaUGot1KDU2FYk3Uu6ogadupWFYkzTgahB&#10;pd1TYTiTA0oNQg0u6pFYmzTt1QBqdupWJ5SYGnbqhDUu6osTyk26nBqh3Uu6paJ5ScNShqgDU4NU&#10;kuJYDU8NVcNTg1QyHEshqcGqsGp4apIcS0r1IGqoGqRXp3M3Etq9SB6phqlV6pTMpQLitTw1VA9S&#10;q9axqGLgWQaeDVcNTw1dVOu0ZOJOGp4aoA1ODV6VHFEOJNmnA1EGp26vRp4hMhokzRmmA0ua6VWT&#10;FYfRTN1G6q9qhWHZpM03NIWrKVdIdh2abmmlqaWriq4pIpRHFqYWppamlq8yribmiiKTTC1NZ6iZ&#10;64J1W2aKI9mqJnppfrULP71zymaxgPZ6jZqYz1Gz1nzM2jAeWphamFqYWqbs1UR5amFqYWppamaK&#10;I8tTC1MLU0mqLUTzrNLmo80ua+vscw/NLmmZozRYY/NGabmjNFgHA07NMzQDRYdx+aUGo80uaVh3&#10;H5pc1HmlzRYB+aXNM3UZpWC5IDS5qLdS7qLDJAaUNUeaN1KwEm6lzUe6jPvRYZJmlzUe6jdRYLkm&#10;aXNRBqUGiw7kgNLmo80bqVhkmaM0zdRmiwEmaM0zNGfelYCTNGaZuozRYdx+aXNMzRuosA/NGaZu&#10;pc0WHcfmjNMzS5pWHcfmjNMzRupWAfmlpmeKM+9Fhj80ZpuaM0WBD80ueajzRupWAkzS5qPNGfel&#10;YZIDS7qj3UbqVgJQ1LuqIGjdSsMmzQDUW6l3UWGSg0oNRBqN9KwyXNLmot1LupWAkzS5qMNRupWH&#10;oS5ozzUe6gNnvSsNEuaXNRbqUGlYZKDQD+VR7qXdU2GiXdS7qi3Uu6lYES7qduqHdS7qViibdS5q&#10;EPS76mwE26nbqh30u6psyiYGlBqINRvqbBoT5pQah304NU2HYlBozUe6l3VNhWJd1Lmot1AapsKx&#10;MDS5qLdS7qmxNibdS7qh3U7dU2ZPKS5pwaod1LuqbCsTg0u6oQ9O3VDRLRMGpwaoA1ODVDTJcScN&#10;Tw1V91OD1LTIcSyGp4aqwenB6izM3EtBqkDVUEnvTxJU6mbgXA1SK1UxJT1kppszcC8GqQPVFZak&#10;WatFUMZU2Xg1PBqmJakEvvW8KtjJwZaDU4NVYSinCQV0wxTRDgWA1LuqDfSh66Y40nkJ91JuqHfR&#10;vqnjhchNuppaojIKaZBWM8ZcpQJSaaTURlqNpveuWeIuUoMnLVEz1CZqjab3rnlUuaqmyVmqNnqE&#10;y1G0tZOTNo0yUtUZbrUTSUwye9RqaqBIWqMtTDJUZeizNVAkLU0tUReml6rlLUSXdTC1RlqTfVqL&#10;LUR5ak3VGWppaqUS1E8+3UbqZmjNfYHm3H7qXNMzzRmiwx+aXNR57UuaVguPzQDTc0ZosO4/NGaZ&#10;nmjNFguSZpc1HmjNKw7kmaM0ylBosFx+aM1HmlzxRYdx+felzUdLk5pWC4/NG6mZozRYZJuo3UzN&#10;GaLIY/dS7qjpc0rASbvejfUdFFgJQ1G6o88UZpWGS7qN1R5ozRYLsl3UBqjzRmiyHdku73pQ1RUu&#10;aVhkm6jdUeaXPFKwEgajdUeaXPNFh3JN1G6o80ZosO5Luo3VHnmgGkBLnFGajozQPUk3Uu6o80ua&#10;Vhj91AOKZS5oGPzRn3pgNLmlZAP3UbqZS5oAdupc0yikPUfn0pd1MoBpDH7qXdTAaXNIeo7dTg1R&#10;0oNIY/dShqZmilZAP30u+mUUtBol3UbqYDSg0tB6j91KDUYpwpFIfuNKGpgpaTsMfupd1MFLUuwI&#10;fup26mCgVLsUSBqUNTKcKnQdh26l3U0UoqdAH7qduNR04VOhQ8NTs0wU4VLGODUoNMFLmpYrEm6j&#10;NMp2akmw/dSg0zNKDUMViTNOBplLUk2H5pwNRg04GpJaH5p2ajBp+ahk2Hg04H86jBpwNQyWiQNT&#10;wTUQNOBqLENEwanhqhBp4aoM2iYGng1AGFPDUjNosA08NVcPTw9MhxLIenh6qh6cJKfMZuBaD0u+&#10;qokpwk96rnIcC1vpN9V/N96PMo5w5CYtTS1ReZTfM96XOxqBIWphNML0wvU3LUR5NRk00vTS9I0U&#10;RSaYxpC9MLCizNEgNMJoLCmlqqxokBNNJoLU0mrSZaQhpKQtSFqqzKSDNNJozTc1VmWkBNITSEik&#10;3VaTKsef5pM0zNLn3r6yx5F0PzQDTM0uaLDuPzRnmmZpc0WC6H0ZpmaM0WC4/NKDyPrTM0Z5osO5&#10;ieH9Rury/wBTiuJfMSGQBBjoMmt/Ncr4ZP8AxNtYH/TX/wBmNdODVTWpFJ+6PBpc1HmlzUWNLj80&#10;ZphOAfajPFKwXH5pc+9R5pd1FguPzQDTN1GaLDuiTNGaZnpRuosHMPzzS5qPNLmlYfMPzxS5qMGj&#10;NKw7km6jPFR5pd1FguPzS7qjzRmiw+YlzQDUeaN1KwcxLuo3VFuozRyhzE26jdUWaXNFh8xLuo3V&#10;Fuo3qP4h+dFh8xNuo3VXM0Y/jX86XzUPR1/OlysXOixmjdUO73z+NLuo5SuYm3UA1CXA6kfnTfPj&#10;H8a/nS5WHOizupd1VDdRD+MUhvIR/F+lHIx+0Rc3UoaqJvoh6/lSfb4+ytR7Ni9qi/upd1Zv9oL/&#10;AM8z+dL/AGin9xqPZyH7WJo7qXNZw1FP7h/OlGox/wB1qPZsFViaG6lzVD+0Ij/e/KlXUIj1yOeK&#10;Xs2P2sS8DS7qo/b4f9r8qT+0Y+eGJ+lL2bH7RF/dS7qoLqEZAyrZ+lKL+E5zu/Kl7Nj9qi9upc1T&#10;+3Q/3j+VKbyEc7/wpezY/aIt596XdVIX0PPzH8qd9thwMv8ApS9mx+0RcDUA1T+2Q5+/x64p32yH&#10;+/S9mx+0Rb3Uu+qguoT/AMtBmnfaIuvmL+dTyMfOi1vpd9VDcwjrItAuof8AnqvNHIx86Lm/3pd9&#10;UTdwg/f6H0pwvIf7/wClS6bH7RF0PS76pfbIR/y0FAvof7/f0pezZSqIvBqUPVL7ZD/z0U/jSi8h&#10;PR/0qfZsfOi8GoD1S+2Qjq4/KnC9h/v/AKUvZsfOi6Hp2+qP2yH+/wAUfboP79T7Nj50X91Luqj9&#10;vg/56D8qeL2A5/erUumx86Lm6nb6pfbrcEfvRyfSlF9b5/1mce1T7Nj5kXQ9ODCqJvbcf8tM/hSi&#10;+gP8Z/Kp9myuZF7IpwNUBfwf3j/3zQNQh7hvyqfZsLo0M0uaojUIO5YfhS/2hBnqfyqfZsWhezTt&#10;1Uft8AAO45+nSnC+g/vn8qh02IvbqUGqIv4c4+b64qYXMP8Az0XH1qHBisWt1KGqr9qi/wCeg4pR&#10;dwk/fFS4MnlLYanBqqfa4v7/AEpReRf3v0qXBi5WXAfenbqp/a4v71KLyP3rPkZPIy4DTw2Ko/bE&#10;9DThdpjvUuDJdNl4NTw1Z4vF9Gp/2tfQ1PIyHSfYvhqcGrP+2LxwaeLxPUipcGS6T7F/fTg9Z4vE&#10;96Ber6GlyMl0ZdjRD0of3rOF6voaX7aP7ppcrJ9jLsaG+l31mC+PcUpvvajlY/YSNHf700vWal4w&#10;PzHIpWvh2U0cjH7GVzQ30wtxVD7ce6/rSG9HdaagxqjLsXi1NLVSN6P7vFMa8PYYqlTZaoyLxamF&#10;qpfbGx0FMN43oKpU2WqMi8WppNUTeN6CmNePntVqmy1RkXy1NJ96zzeP/s/lTTfOOy1apsfsmaG6&#10;mk1nm/YdlqM6hJnouKpUmV7NmnuppNZT6jJggAA+tR/b5sD5hke1WqTHymvmk3VjtqEx/ix+FRtf&#10;XB48wgfSrVFgcj9tiBPJ+tJ9ujHZqyPNfP8Aqj+Yo81/+eR/MV9ZyI+c9ozW+3p/dOaUX0ZPRsVk&#10;eY//ADzP50okf/nmff5qORBzs2ReRH+L9KX7ZFj71YvmPx+7P50eY/HyD/vqjkQ/aM2TexAcZJ+l&#10;Av4zjg1jh34+Vf8Avqk3v32AfWjkQe0ZsfbkHRT+dMm1WC3iMsmVRcZNZPnSt9wJj1wailidwzNI&#10;GOOFK8U+RCdRlXQNSjj1bUW3Aec+V3fU10bX7bd2VAxye1cTp6k6peNt3BSdyqO2a1NRklktFhs2&#10;OZBzGV5A/pTcVciM2kXLjxQkbEIWcD+LOBV23v2uYEmVnCsMjNcxpelslwz3sWSMbN3TPrXRb8UW&#10;Q4yk9y2LmQY+cn8alF9IB2rP8yjfU8qK5maH26T/AGfypPtsx7j8qob6XfRyofOy79rmP8f6Un2q&#10;U9XNU/MNKJOtHKHMy59pl/vn86UXUo/jNUvMo8yjlDmZeF7KP4qeL9+4X8qzjJ70b6XKiudmkL9h&#10;1QfnS/2gf7n61m+ZR5lHIg52aR1BjjCAH370f2gf7g/Os3zKPMpciH7Rml9vY/wD86Bfv/dWs7zK&#10;TeaORC52aJvpP9kfhTTeTH+P9KoeYfXigyH1o5EPnZeF1L/fNL9qlOfnNUN5OeaNxxjNPlQczLv2&#10;iQ/xn86DPJ/fb86pb6cHIosg5mWvNJ6sabv96rlzSbzRYLlrfRv96rB/8ml30WC5Y8z3NL5n+0fz&#10;qtvx9KXzMUrBdljzM96NwzVfzCfalD+tFh8xPvxRvqHfRuzRYLljdSbhxioc4+lGRSsFyfcPWk39&#10;6h3AetG4UWHcm3/jR5lRbs0bx3osF2Tb6PM6c1DvBpSwFKw7kvmY70okquXxRvosO5Y8yl8z2qvv&#10;70pfNKwXLAlpTJ0qrvpd+aLIdyx5lG9iag3gGjzKVh3J959aUv8A/rqv5nt+tG6lYdyzv680m/3q&#10;Dd70ucHrSsO5MZPel3e9V91OzmlYfMTBqXfnvUGaX69aLFXLAOe9LnHeq4al3VPKO5Y3ClDVX3Yp&#10;Q3+c1NirlkNjvRuquHz3pQ59aVirljd+VKHqEMaQyY//AF0rDuWd1Luqp5gH8VKJAanlKuWww9ad&#10;vA7/AK1SEgpwlFTylXLokA70CXrzVTzBSiX8qlxRSZbE1OE+O1VBJ7UokPpUOJSkXPP9qcJ/aqQk&#10;9qcJKlxL5i6JqeJhmqQkFOEgPtUuI0y6JRTlkz3qiJQO9OWcGocSrmiJenNPEo9azhOKeJhWbgVc&#10;0POUd807zx/kVneaKXzvSpcCrmkJ196eLgVmebx1p4lI71DgO6NIXApwnGe9ZomqQT4//XUOA9DQ&#10;E31pRNVAT49PzpwuBip5A0L/AJtOEuapLOp9c0rTYGVH51HIOyLwlp3mVSWYFc4OfanCfg8GocBc&#10;pb82l80VQNwfTNKs7EHIH50ezFyIvebR5oqn5ygZJGaabgeopezYciLvm0nm1SEzMeNoH1pjXLAn&#10;pT9mHKi/5tHm+1Zn2p/Wm/aHP8RqlTHyo0/N9qb5tZvnvn7xprSE855qlTDQ0zKAMnpTDMuCd3Ss&#10;wyE55P503f79atUwNLz1I4OaYZ/as/zGHQ8GkM5Gc9R1qvZiuXGuDUZmY96q+eDTTcJzVqArlkyt&#10;60wyk96rPcovrUUl4qrlea0UGS5FsufWo2f3qqL5Gz2PvSG4z0x+dXyMnmRZLf5zTC/vVV7nZnOM&#10;UguQ/QirUGTzo5MsaN1V/PXHUYo88eo/OvobHzNy0H4o3e9VDcAYy/60gu0z9/miw7oubv8AOaGk&#10;C9TjNUWuTj72AaYLtVJOCT60WFcv72b7ox7tSgZ5Y7setZ5vgP4W/OmNeOwIUFc+9Fguau6jOeOx&#10;rHE0xb75xn1qb7U/+zj607BzFLTnYaxeQo4TeTlsc8HtW4kaxpiP5STyfX61zdk7rq88u0YDHJrZ&#10;+2fX86TFFl7dkAN+XYmj5h0OfY1RF27YGw/nThdEfeH60al3RcEgzjoafurOe7UKcr2/OnJcZUHk&#10;exoFdF7dRuqoLhCSM4I6g07zR/eFFh3RaBpN1VRMP71O80dc8UWC5YzS59KredSG5xSHctbqN2Kp&#10;G5J7mm+dnr+posFy9vX+8PzpRIp/irPMuO2aaZyD04osFzS3j1H50oYHvWaJz6Corm/W2j3uhPOB&#10;g0rBc2Afek3j1FY9rqIu1fYhXZjOTU4nxn/GnYFI0t3vSg1neeOOtL9oBHf86Vh3NDOO9NLrnrVH&#10;7R0/xo88UWHcveauRQZRjjrVHzwKPOHvSsFy753X9KTzTxVTzx+FP81T3/SiwXLBlb8KPNOO1V/M&#10;X17U7eP73FFguTial80/5NVfMXOM8mjfnpSsFy153oKPO9RVXcaXcTRYdy0Jv85p3ng1UDe9G+iw&#10;XLgmHY0vmD1qkJD+FKGJosO5c3570m/Hf9aqFiaTcfwosFy55y+vNIZ1H41UDEd6XOe9KwXZa+0D&#10;tSfaPaq1GaLDuyz9o9qPPJHFVgaXJpWQ7ssGZ/X9KTzH/vfpUGT60ucUBcm8xz/FRvYE/Mah3gdT&#10;j8aA4xmiw7lkTsBR57H0/KqwdSAc8Gl3j1pWC5P57+1J5rn+Kocg9+tBOPwosO5N5jf3jSbjnOTz&#10;UYPvQ0iqRk8scClYdyUtmlDcEf1qOloHckDH1p289c/rUVKDUlJku8+tKJGqEsoz8w/OlVlYcGlY&#10;aZN5jUokao15+g96cBkHnpUlXJBKaUSmos4oZtoyaVh3JhKacHzVVZgTj3qUEetDQ1Im8zpRvNQ7&#10;1HVh+dNM6q2OtKzK5i0JD+NODmqqTIwzuH4mpBKg/jX86mzKUkThzmneY3rVVrlFxjDfjSC7XvjH&#10;1qeQfOi6HPrTt5qkbtOcEfWkF4uetT7Nlqoi9val3mqhuUb+PFAulx97mk4DUy7vJp4b8azjd88H&#10;inLedjUumNVEaG6nqazTeAd804Xvy+/0qfZsvnRoBsU4NWZ9rbIO7p1p4val02UqiNQNS7qyjduV&#10;wOB3xTo7pl65I7c1Hsivao1Qc1ID71li89j+dPF704qXTZaqI0gRkZPWn719ayRd+oP50fa2z2qP&#10;ZXH7RGvuHtR5g9ayPtL89KUXTjij2Ie0NkTYHBwKDcZONxrHNwzfjQJ3wOf0peyDmNgXWxhg5p/2&#10;hmA+bg1ieex/iNBlJ7n86Xsh85sNcYH3uvvTftS4OW6e9ZO/1NIX96Xsh8xpPf4I2rkfWg3+dpXg&#10;fxZFZpko3/Wq9mhcxpf2gABxk96aNQZmGcBe/FZ5ekLUezQcxrC7jLAZxn2oa6jHesnfRvpeyHzG&#10;i16uRgGo2vcH/wCtVIv70hPemqaFzF03gKkU0XDjo1USaXfxVKCE5FuS5c9Dgd6jMzDqcmq5J9eK&#10;DIR/+urUEQ5ExuGAx2qJpW9OtQvMFXLfnTDLx7VpGFiJSbJftDrgHpmozLyTmoXkycmmNKMVaiQ5&#10;E/mFzx1ppkdevU1AswAOc+1Nacbs/wBa0UEZOepM8rkYftUHmMjZQnIqMuWfdu4x0pA/B3cZrRU0&#10;ZyqHNFWUfMCBTck9AeatEKD/AFqDeOQea9Ox4lyLGeppwI7dPpUqRiTO0YPrTzaN/eFFmFyvuApw&#10;Ip8kMcRwz800BM8c/hRYYgPtS/hUuwKOV+mBULEZ4Xj60rMAz60YHpTcilBIXPbvzQBVtf8Aj6uP&#10;rVvdhsc5+tVLVv8ASrg54zmrwRW5I60wQ1AcEKTk0uGB6nP1p2BEPrTRKNw6A0gBpMqBgEik35Aw&#10;T9MVNHErnj8an+zxSA7ZPmX07UWC5Uw5w3UZp4yoLEkY9RUoRVT/AFqbV7g9qimI8sEurIe46UAR&#10;m5UEruPPtUqygqNxz+NV0hjcjBxk8c1KLHHRxg+9AXHGQZIBNKJAT7Ux7VlUfdP0NN8odxQO5KJM&#10;t/KlyD3NMHyMBntTiW9Dx1oGOyB/EaN2c4OfwqMnA5bFRmZQehI+tCTYr2LG4n/9VUr1GuIxGg+Y&#10;HPNTi6zkdB9Khe4QSEgMQR6U1ETkhNPSS0WUuPvY6H0q/lGz61l/aflEYB5J6jtV0ZpMcWTrwc/1&#10;pGlRn8n+Pbn8KiB4NQBv9OJ7iMUirl3ke9FR7zQGJP8AOkO6JAevtQKZuo3E0Bckz0pQTUYY+n6U&#10;MxC5weKGFx5J9aXNRo+5AcU4c54/Wgdx4agMT34oZfLPzdaaOc+gosFyQORSh8EYqs0u0kMOc8cU&#10;8sQQOOelFhcxYEhOeaUOO57VWTcQMdPpUV1IREQOveiwcxoA7u4p+8ocZrPjnPlDnnA/OgXbg8qM&#10;UrD5i9uJ9fypS+f4arRz7wW6Gk83ryQB60W1HzFrcKR2CY55IqCMM4BTkHoQad5cv92izDmRMJPa&#10;kaUZxjiovLlHJXGKaPryetFgUiYze1NE/r+FJGV5D469zTmlgX+EH6UWQ+ZjfPPtSGQnHtSSSxMp&#10;ATB9aiyPWlYdyRn9c0b8A+v1qLco6kn8KPMPZfzosFywrjb3pA5OQT+dQFnPU/lUYG2Q+pFKwXLa&#10;ue/SgykHg8VDye9AFFguWPPyMZpJZziLjJEgzzUGaY55TH94UWG2y/8Aa1HUEHpSmfcvFQrgDJ25&#10;9DUbktjlffAo5Q5mWklYZ5yKcZsZyKqpMqKPmbPfFNeXe2c9Pak0ilJk7S7jnFOS4K54znpVXzMH&#10;ODmgNknLD8aVh31Lhun7AUw3Eh/iqAlfXn60ZHvipsVzE3nv680hlc9TUWRmjIosFyTzG9aXeT1Y&#10;/nTOD0/nRmiwXHljnrRuNNxilCk8hTilYpMdvNKGpn4fWlDUrDuSBqcG6VGDz1FAelYq5LuNLuqL&#10;dS5z3pWKuTb6dmoM++aUGpaLuTg04NUANODjP/1qmw7lhTk/Wnleev6VXDCpS+R1BpcpXMPPy45p&#10;Qxz7VEXDdxmnLuxnbxUuI1IlV+1PD1F5b/3aQHHb9alxLUiwH6U8P04qqZQmM96cZABnP5VPKy7l&#10;nfijzKr7x605ZVHoaXKPmRP5lOD1X89ewFL5yL3yfpS5RqRPv6U/careeO1H2g544qXEOYtZNAbn&#10;FVftJOOcigzZxRyD5i8Qo700smw46g1SMxJ/+vTlkJOOfwot5BzFgyCjcDVdpU3EKrjB43HvQJV2&#10;/MT+FLkHzlneKQyZqEqxTeHGO2TzTDuHenyhzlnfQJB681U3Ef8A66UuAowRuz2pcocxcDnHOKRn&#10;AGcjH1qiZeOTz3pN42n396OQXMy20o5waYZcd/zqsrhSTnrQZRVKInIsNNnv0qN5MjjrUDSj0NM3&#10;iqUSXIc7Er14qMSYGc0NIMdOKiadey/pWiRm2WS/yg564qNpE9eagacdkz+NRNNnjZx9atIzbLJk&#10;B5zTDJVVpSMbAB61GXk7kVSiQ5FwS98Co2kY9u/rVTdKM5bgj0pp3kffOKtIzbMYXk7HnJHpij7Q&#10;+7JX6c1FvPrQMtn29K7jyh7XMzEbSVAwcZqf+0bjYBhdw6nHaqnO4+1ByM57UXGTm7cnLAZPSmPP&#10;M5++F+gqENv5VgQO4p2PWlcNyTzpgP8AW0efLja0hIPWq4mBk2Y5PvTz060XYxxd9pAc0GRzGELs&#10;R35pFBKilwRQIjhPzPn2qxHcOgOOR71BGMO+Kk2t/kUAthxmZo9rZwab/GGz06DNKEOM4FAT6YoG&#10;OileKTejfMQc01pGydpxuGDijZ0pQv8AnFAWHRuVTGFx9KakrrlMDy/SlKjHU00r6Z5oAsBzlSmN&#10;w7U9bq5Bzs/MVXRfX+VW0Pyjd0FNCbE+23P90flTWup2H3QfwqQBHGVdeO24VWuLebDkK/TjFMWo&#10;8yyde+PSgzucbic/SssySr1dsj3q1D5kkYbe350tAuy352eaY06g4Pf2qLbIP+Whyaa0bt1fNVzC&#10;JPtCkYzx/OgTRFuSdvrVWRdrbeTSrbzSZ8uNyPpRcLFtbiNYyu45PT5aX7dGuTyc+1VhbED95IiY&#10;7bsn9KT/AEaM/deZvf5R/WpuUky8l6smFRCWP91aZNJ5E5d3TzMAeUDk1Qa7uS/kptiQj7kY25Hv&#10;TQvzk+1Id0jR/tEFeE2n3qNb4jJVT71U547jHFKC6A4NO2guZ3N2J0eNXPRhkc1KZ4UIU4yay45X&#10;Ea89h0oYNIQxfLe4NTcqxtqQQ3zKpAyBjrUcjb4iN3Ws43UybcqpHTg5ppvsKQy8H1FVcVmmXYmw&#10;hjPYZ60yQkZOT14way5NVUEYXPrUkWpl8naFGDxSsFy83mN1bnHPNRrchJPL8wls496o/bHEm/ua&#10;g815JjJ3ySeKAub6OPMY4zn1NMuJD/BjoQDWWbiQ8l+vWgTSMuwbmH0piuakDHZ+8GD35plsqyR5&#10;Ybmye9UGabb85VRwOTUTyYhEaOWyecDFIdzY8qNR05HX5qYuwthkKjt81ZiSTRq7hSNw5OKupMjo&#10;uXGQBn60WC5YAVT8pOD1qOST2bH0pBJuUYJ6nvQwYJ3zn1oGIsigD5JAD2p4cnIAcY96hbenVu47&#10;0sW6SQ4Jzz+tILkgkmX7sh/OlEsq/wAVNkimil8t02kdcntQ6bV3b8Adcigq4vmnqeopfN9uaihY&#10;Txl8ADJxxTwB+FIY4SE54GBSrKejAHJ5pgXIJXkU5Q5GcfpSGSl03cfhSeYgbGefpUZVh24xRnGB&#10;SAsBRgHPX3pCoDr6YPeoMkfTrQ0zhk9gaYE+4e35Um84/wDrVCzsee9AkbPTigZKGbk9vpUcjHC8&#10;/wAQppmI7YH0pksu5V9NwzxQFyzuzQDUKypzmnhg2CAcDPNIdx+cdaUe3ak3Fo9o6N7UzdjKlset&#10;Kw7kwJ/u/pUqyeWPkjByOcjNVjchSEzu555qRZUCrkgEj0oC5OsjuM7I15/uU0RL/wA9Pm7+lMMi&#10;smQ/AqJnIz8uDjrQNMkkGxocOfmfB49qzm1dEuNmz5ASGPerEpLNEScDd2PtWPJZzvLIyxkqDk89&#10;qaSIlJ9DpEdCobswyv0qXZjp19zWfBIyxKpX7qjPPep/PzwTUWNU9Cz5Zyd386VJDGvDkc8YPequ&#10;8H+L9aM+/FIdyyWBz645OetNwPWoQxFN8wnse/elYq5Zypzk8jpSEr/e5+lVzJj1pRKDRYfMTCQq&#10;33QcUu888cZ4qEPS7jSsO5KrndkjineY56YA+lQ5Jo3UrDTJ9xznOO1O8z3qvu570kk6xrufilys&#10;rnSLO/jrShsetUhqEH979KPt8RH3x+VHs5B7WPcvh+/9aeZ2PBJ9qoJdJIcI4OKkEhqXFlKomW1k&#10;zT/MI9apeafajzTU8pSmXvNPT+tJvz3/AFqkJKXzPfrRyD9oXg1AYCqYfPrRv9/1pco/aF4MOKUO&#10;PaqHmY78/Wnb/elyD9oXfMx3pDKMH1qr5gPU0bgOO1LlQ+cmgnxEBg5APapTKOOapxMBGPrTi+Ov&#10;NDiCkWTKQeDx3qMs5YHzCCKhLZ6UqsRj/Ciw+bUsK2P4ieaeHqtvak3k9/1pcrHzIuea3rx9ab5n&#10;qf1qruz3H504HilyjTLIcGguo+v0qvmgN1z0pcpXMTF/p+dGfeo1YDPHWm85Jz1p8oucl3KO9JvH&#10;vURPrSF8d6OUTkPLnnio2dqTefWmFs96pRJcgZjyTTWagt6/zppwRzV2M+YaXphb8vrTj7AfnTSP&#10;aqsQ5DGfPtTS+O/605sDtUbAY6VRm2Bl98/jTS+enSmkYph57kVSIbMpDyBinfMG6YppJ9P1pQa6&#10;jgEJOcnvwapT3Dh2TjAPNXM/e57imHk9Bk0CKcdw6H5cYz6VpSMu/joQOg9hUBAHQfpSkkUX1ARU&#10;+YsfWnu+B04yM03cc9aaTlgKdwJWlI9fbFAmJ4wfbNLkj8abITs9yKBCo2Hcg8nFI0jE1EPut9BR&#10;uzQGo8yuPb8KUSt+NRl9vXpTfMB7jigLkgllH8VJ5kp78UzePWjePXtQA7zJf71AlkUcNTRzyOTS&#10;CN2xnp9aEFx/mynPzGn+dOF++famKv5ClIyaAGgyBs5wc+tPE0vP71gfrTe+BRjGf8KAF8xwc+Zy&#10;KlW8nAxuX/vkVCMUm4Kf/r0h3LBu5G6pHkd9gzSG6l6BlH/ABVbzgGx0HelD5NFh3ZY+03A6TkD2&#10;4qJi7Dlycnn5qYZQnXrTfMUjJoFcfg4owfXFN81c+xp4f3piHbt0it3AANSyRZlclgoTrkVDu/8A&#10;rcVMBvhckenegaI2ZcqA4wAMmmeYCSNw4p6R/MMqv1zQNynhVouA8XKgAYOR7UfbFXoDmoiEc5wd&#10;2eeaAo5wB+NADnui7A84HtTTMzjb69acU9xTWVFILHigYgBTOMYPqM1KrgdWjzj+7SedAOMdsUzz&#10;1B4Uk9uaLCuI10QT8ideuKkinJB+WPk/3armN3kLlMCpo1IB47mkMmM7dsD6LTWmdurHrURQ8+tM&#10;O73/ACosBMXG3B6E0K54ZSOOgqNVJGStLsHdT+VMROWJzum65zk1MbmTaF81MDphapeUp5xS+WM9&#10;KALBuJiT+9wB/s01p3OMzHB96i2k45OKGwvUUBYmScI+7zlPFSjUNjZUtke1VlG4ZA4NOxjtQBbf&#10;V9zDzdxI9R2pr6lFJGVOefaqEybmB3AcVGYyoGSPzpDuzWj1K1RI1HZcMdtIdQgb+MVlbR6ik8pf&#10;WkO7NZNRijXaGFOOrqGAwCpHY96yBGv+RTSimTGe3pTC5syaojABHwO/FSC8tscyj86wTGBSbP8A&#10;OaVh8x0H2qDPEgP401rqPehG3AJrnWGCaUn5R/jRYOY6RbiNj99ck+tTCVTztHtzXKBmA+tOEjgc&#10;HH40WQ+ZnTNI4x+7HPWnTxJsV8c7lzjvzXOQyOz8senPPap2kGSvmSA8YO49aNAuzoPJi5ytU5pE&#10;jkIHTJA5qpG2xgjSsGXlgxNLLIjuMEcDnilZDuWPtaKOvzCqq3j8BwWwTio8YoY/hTsibsUPK26Y&#10;DaoPrT1u5lA43DsKiLtjHb600ykYGf1oFdl37bI2MIB64pftMj9QAR3xVRX3nGeQKerBTkmlYrmZ&#10;Z+0SBkHy/KcjgU8TuM42j1+UVUL8ineZTFcsm4kHII568UguH5JyRVctnr0oWVFZhznr7UrILsuq&#10;6lVdj0ByKUTx9mYelVDMO3AI9Kj3E/xfkKOVFqbNSOZTyG349qjadUyG4PPftVGKQrIV3cdzjtTJ&#10;EV3LFucVPIP2hqrKJACvQ9+aczqqk9cVnwS+WpVGIXPSlklZ2P7whDwR1+tHIPnNDcqjJGM02KQE&#10;yDfn5uOe2KzyzFCDIcHio0Xy84c4zwKOUPaGuzgYy5GTgUjSBR94cVl+Z8p4Lemc007MfcOfrRyD&#10;9oX/ALXGpJ3DHHQ1VmnMzAsOOwzUGSB90ZpyvwdyjmqikiJScg3pg5BA+tTLibbGoxjoahkVJFA2&#10;YA9DUsZRYwoTn607iRfiMNum3eg9TmpI7mGTIVgcGs4BGB3IuTTl2ocKAo9hWbhc1VWxpCVT0HTr&#10;S+aueoH41S84BcZ4+lRFYjKH7/Sl7Mr2xotMoGf5VH5ztINgwMetVldcff4oYhmB8wgjpg0ezH7U&#10;vB3KjK/rSNIRGcZBwap+ewPJZ8dOacLjd8pQ89an2bKVVFxJB03DcQPrTw2Kos7+aCiqcqB1qVnk&#10;/wCmePrUuDNI1EWgec96fzjNUTOUI3Ogz6CpvtG9cq+QPRazcWaRmmiWNsL07+tKWz2qsk5bKoh4&#10;65NTgH+7SaGncl3e1G72pg6dDSmpZY7zD3A/KjfjtUW4f5FGR75p2FcnX5u1Some3H1qrG4yOv5V&#10;oRY2gsOKiehpDUgcMvameY1WZdh6CqpKjsaIu4S0F3H3zSb/AFppb9fakz6jmqsybjy2fzpc1HuB&#10;7UpK4osK4jNj8ajcgEe5wKcWHPH0qvPKylMLkbvWqSIlKxIfypPMx600y5/wNNMpqrEXQ4uTTCWz&#10;0NIZCaTf71VmS2h+WwP8aaSD9e9Rs/8AtD86azj1HHvTsQ2PY89qYT9OajMoHemGQdhTsyGzJlnO&#10;DsI4ohlzGd5OR0GKqgny9/qeKQykAY9a6rHDdlppFA+VTSKSx6U2EfugxPLVIuOaT3GBPB+tAb2p&#10;22m9M8daQxN3tTd+D93p0qRUZ+FUt7AUjIykhlIPcEU7hbS4ockc0E5U9c/SkBA6kUjEYNAgztVu&#10;4xULyHHAxVhAAT6YpGRcc8Zp2EU2djxzg9aZk1YaJN2Q/FRMvPGCKAG54HvS5z35pRGSKBGaQWFR&#10;yp61fjTzFzuxVJIix96v26/LgYNMRILdMD5+T7077LF/f5qKRX8wbWwMdhVS6lmiK4kYZ96Yy40C&#10;B1CnIPU0ksKqpKEn1rNF1OSP3z/nWgFkIH7xunrSDUrATAElOPeoWyxye9asq5jOTxjmqSoMhfc0&#10;ARLA7qGwMHoSaHjeMex9KsouBjOcU2YZUfWnbQRSYE80h71OVzSeWACakqxEASOamjBAxQqACngY&#10;4oCw8AkVMQfssv1GaZETupk1wY8LjIbrQhkSu28AZxVlFz14qFbtFJBXBHtUgvIjj5vzFMQ4hMkA&#10;EnvTwnHC8n3qP7RHj764+lSB1ZSYmz6Z7UARsrqvHrxiovLmYjdj2qx8w4JpTnAGRRZhdEIjIGXU&#10;Eipmy4BZEyOlJg//AKxSnJXHY0WYXQ1vmBwv60m0r07/AM6kRjGhQBcHrxSZbJ569eKLMLkRDY6G&#10;oiGHrVsFvWjd60WYXRBHnZznNPzx/wDXqwwKqM9GGVpiY2jgUgIT+dB9ifzqdigySF/KoWmiB+6O&#10;nNABk+v6VFOTtXt+NOSYF1GwcnFTmKKRPmB60DIYm/dj1xUmfxpQI1IT+tLsQmgRWm60jnOPpVlr&#10;ZSuQ361H5TIwIxkdM0MaIkjkkJIXIFDK4zlTx1qyGlXPTmgF2PPSgCqCcdP1prdV9c1b+zsx/dsh&#10;HvxTbi3eOPecYUjOKV0Mh9jnNNPGc1cbjCsn0IOahbBbYaYFfyi2WPSjy845z7VbIYRYwCvOPrTl&#10;tYiM4wfrQBRK4B9qjxn8TV+ZfkZBjgcVRwVYA8YoESxAKMnr2qYbRKjN93cC30qq78D271K0mYxj&#10;qO9LqUal5cxOZhE4+fBqokM0kBkx8uPxNQIDLwx59hWpDMAoj3KQBjn0pxSJbM9DO65SPOOOlDJc&#10;FdxTArTF8EIIjPXoBUc98DbuCu0kGhoEZbtIoxjGaZ8zc+9SvdO/yn7vpUkQRmG0Dbnue9IZArPG&#10;xz16Gp1fP0pJotsxXjGOxzRGAvB7etMGS5yadim8Z/8Ar07aR1oEAzTOfNJ7EVJj37UhPb2oGIeT&#10;7YppyO9OAH407g5/WgLkaHDM3OSAKcT+lJjCn0zSnt7mkFgDYpd2aQj5s9PWgunQsoP1oGKrc+1L&#10;uxn1pvynBUj60KMUASDtzQAaYrAE/Wn7hQCE3c49Paq8s7qxwRg5xxVnI/GoHgV25b3oGSwOZEJb&#10;tUo61FGqxqRu4qRWGcUDJenQ9PWmGXB680ZHrTGRWbd5gGByMfWgCSKbzVyOlSHOKqWy+SCGYHPp&#10;VkOpyM0guKv3RS9KbuUAc0b19aAuI10saqzLwenNSpJ5ihgODWSbeUseByfWtGA7IUVuCB0zSGyf&#10;OKfGRnpUJkUDk0sUuc+5osCbJGdQ5XPJHHFSJMI4gB3bkVXKgyb89umKZK+yMkD5gePap5C1Nl+1&#10;k3Tjj7w/lWmpx9TWRpu9ir4+ZcmtQzNgtjBHQVzTtex3Uk+W40Eswz6+lSFc4/WlQhkDE8nPFOVV&#10;3A9vc1DNUiEw56dPpT1gYqMA5rQSEEDAqzFAo/h6Vm6tjSNK5QhsnwGI4xUki+WuMdK0duPp2qlc&#10;wk5PYVkp8z1NXDlWhnu30/KoCMnrz9KsNH6jFQuFXO6uiNjlmRMCrA9fxpCckf41EZld8LwoB/Oq&#10;qynzi7da1MrmiOOwpzZxVGGaXfuZvl7/AEqcXAfPzYAz3pDTHEmoJuF3ccEd6ezZxjpUE5yhHv3q&#10;kiJNWF4Zs4BPuaRkxTd/PFJubnk1ZA7A9R7UhAHbim4x9aQ/WgliluOg703n65pD7UhfA6c00SBD&#10;EnKnmgJyeMcc0m4nHpQST3OPaqJZz22UjbjjNAhcnGOfrVgyhe+7PoKb5+Wxg5NbnGCI0fB6ds1I&#10;h49qZ5znjacdTSlunUfhSC5IWGaQDtQqO2OG9+Ke8LJHvLY5HHtTC5q6BJDb35eR0jXZ1Ygc5FV9&#10;dmSbWbl4pFdWYfMpyOgrOuULx7VOWHOKgtuVbr1qXD3+Yvn9zlI5/wDWN7mkh4lXPSlmIEjZpYeZ&#10;F96ohl+JS0hAHOKjvEKQnPtVmAYvH9hTNRP7j2p+YjGzmr1pHviP1qj1rV00fuifekMT7O3pSiBh&#10;2q9tyOlIFosF2UljcSFeOlWYoyoOe9LsH2jdnlRxUoxQBDIMOMelUNR6pV6Z9j57AVnXcol2ke+a&#10;YIqrww/CtoZ2/hWTEqFsuSFHoK0I3zghqQMtSH5SPY1VW1MzsGJUfSrDN1/3ak3f6vngDmhgiE2q&#10;W6cucfSoZImk5QFkxx2q3cFdoyRj61T3hWIB+UdOaYD0s0ZPn3qR2p/2GI/xNioTLtz8xziopZnG&#10;z5iTjnmiwK5JJCEcgQuwH+1SBVYnfGY/QnvUiynj5u3rVeQucK5J9DQBZERQbs5BqpcqzOhA6E1Z&#10;SPYvU89s0A4X8aLBczZEdXO5SCeR9KYQR24+las6uVQqM/LzxVVt5OGDYHUE0hjrOBGG9yD14NXF&#10;jRM4xye1ZRTa3tQScde9FwNgKppNorG3N6nml8xx0dvzp3FY2do4oKVkCeUf8tGpwuJj/wAtGo5k&#10;FjU2e9AT3rMN3ODjefyoF5P/AH/0ouFjT2+9BTpWb9um9R+VO+3Tf7P5UXQrM1I2xG0b8p1X2NU3&#10;aZE3KmVHXA7VAL+U9VX8qlF/PbyHyW2kDB46j0pOxS3K73Hm/eJGPSkEqnGSeKgIx06UnWkMsrIo&#10;PB5qdLk4wT0qgpwak3EigLlhpVYnj5uxpwncYwelVckcelKW9+tAFsXDZ7fjUqTow9GrO3mnb8j6&#10;UIVi/LKEXK43Zp4cNg5OT71m+YcdelKspGD3HSgZqeWXHI571HPGnkuuW3hSQKamrFVVXhDYHXdT&#10;ZtRjkyfJZSRjO6iyFdkkceY0YHqBTjbMSTtBJ96gt7jEITgEDvT2nLME35AHajYCQQOv8BxTGXd1&#10;LfhTjI6nhzj0qVZGI3etGgEaLEvJLZxTZY4W7E/Wpso/GAD646UGAkZV1IHoaLDuVDaxE55x9aeF&#10;iBGVH505gVbA5z0oVXbomTQAGJCd6dfrQsMgZm2HB9qGjdfmMR4NH2to+MNntzQMY0UiDJHJPrUR&#10;V5JCNjdPSrBuvNxuP50u70GQfftQIrfZG91I6cUiwNkbckjrxU7h+qyNn0prSSN95ugoARiWKt04&#10;xTQHLA4609ZG3A4HPqKsmQLjKx/hQBVKlpgcf3afCG3PkHnpUpmjYgmNcDOcVKqo3IA9sGmBCTTG&#10;b5s1Y8rJGTj6mmNECTSAjDfMMVKAuSQMZ96aIiTwwoYbe4P40DsIRwfrQ3Cj1BqPzO3vSs4K/lSA&#10;c3H51TuR85q3ke1Idpz0x9KARDDxCPrVj1pu1fSlBoAQn5jSg0nVqA67qBj84xSE5+lNDq354pys&#10;vIzQAtLnBFIRnPpR0NIYBqXvQBml4p2AT19KTOKX+VB5oAA3AoDflQBmjFIYA/nSjrRtpcd6AFbB&#10;FOiIUc/zphHBoG7aMY5z2oAsBs4pkg3jFRMrDbzwak24cDsaBm3osYWJy3fj8KvzRqwO3t7VmaTM&#10;qEx9ya12I44rzqt1M9fD2dNFIK5ap4oXJz2NTGEZDDoamDqi1m5vobKCW4qbk7nmp0Z89cD61Te5&#10;X8frQt+grPkbL54o0xkjGfpUEof14qv9uU1G97n1/OkqckxupGwSIxJ5qnPAW/KpjdqfrVd71CxD&#10;YGDW8IyOec4FaWEKDx9eKoKhLHtzWhJdxHufypkaJKuUHBrfVI5003oVXGI/bvVRmYDOeM1rm1dw&#10;V461TuLJwRjGM04ak1FYEkDIipnjrSSkbW5HAp8Njc4O0jb7miSynEUjlRhevPpWqRhJiEg4o3YO&#10;PalFjekZWNcY4+es+9e5jmEUzEFMELnpT5Rcxe3dqYfpxTUgvZYkfyyQ3IORk05rW9B/1Z20conI&#10;Tnt0pflwcjGKjaC85HlNj0xTRFMM5icfhT5SeYcWTpnmkZwBxyTUYjkL58t+nXFIN5YjY2QfSnYX&#10;MZOWb/ZHtQoC8hefXPNQK5JwTxT1bDfKwrY5iwTgZI5IpA3zAZ+UepqEs7degprKW9x2pC3JmfBO&#10;Dk+x4FRPO2Mbjj61Hj5fb2oPJ4/CmFiVLmZQNshXFNEkisx9eTxUbDFKA/bIoAV2LsWI6+1CsY3z&#10;jpTkXBy4z7Z70u3LdeR2xRcC9FcbXMxXqOlMubgXEOMEE1GVPkkDrtFRozKM+/IobAhWIZOT37Vp&#10;WO2OJucAHPNVFAIAVeabyWJAIHepuOxtAggEd6XFZtvctE2yQnbV5bhJFymPzq0SQzv5ckhx1UAc&#10;d6YhkmIxtAAHr1p0zbty4zxUNkxOELEf1oGTPG4zuxjsKhNm8rbdmM9DV5h5Sll6jOM+1Sxyeagf&#10;kZFOwXMv7A6Nt7euakFu8ajAyO3NXBguw+8D2JqOdhGpZchR2pBuUnlcTMhOMdcUpZ24J4NRAb5G&#10;c/xdaeflXgUAw2DqCc0pVQR/jUAZgx54p/mEnnpSAVkxyP500oT6n0qQHcw9qkzQFyBUf0pwJj6n&#10;v6dKmyKjcBgadguOSYuOvH0pdwHBpsS4jFG0bg3egBzzuqrsxx7c0hxIu+QgEn+EU7Ap3lhlxQBX&#10;ltwo3b/lA5+tVNjZwB1q/Jk4A+7zmq80ZBDJmpGNFqTjL80ptGH8VKs5U4YcjpxUgmZhwhOfSgdi&#10;BraQD/69LFEysC3GParJdtvKkfhTPPHRhjnvQAgjjkfJ5J4qKa1KZKHI7insyNnBwfaponAUcY+t&#10;AMgitSyncrKe1M+zuWICng1oCbH+NIbnd91cnvxQIzzGUfawwRUkkbNIxA7Cp2fcx3jpT1DHotAy&#10;osTucKpOOtQuhQkEYIq8yuqkcAH0NKkaSbXkHJHH0oEZyqSRxU6QyE/d5q/mJcY2oPakeUYO0ZP0&#10;pgUpoXiYbsDNRY71aceZjcfwpyQRc7s5PvSsBTwDSYq81moUkNxUf2dARvJwTTC5WwaXaT9Kum3i&#10;x3Apn2dexpDuVO9HWrQtVPO7j60NaqoznPNFguV1DOQq9TVhYSpwwIPsaktVUNIMdOhqccAk9B70&#10;WC5GsWT95iB0yKk8wKoTaPXmm+Zl845Hf2pkykYZvukUCJCQqbiwAJpu6N+jj86gldUVQeRzxioD&#10;FvOU4HGBQM3IpVgt1yAT345pzagoA2oSe/Ss+NwECuivxgk09EtzwwaMnHzhs4P0p3JsXl1BSSFj&#10;cn2WopwL5DsjCSKeCSBxVKbfayld25h0PtUBdy2dxz7UXGlqWBDMjZ8vJqIzBmJIwRSJdSx5B5B6&#10;VKlv5iBgpOe+eaQxoctnrx/KjcD3/MUvklCcHvzQ8Rb+IZoAaWGegNPK8dDg9KRQUHKjIPXFMkbc&#10;3Dc0DJAgGM5xmlKpnP8AWolJx1p6mRgTglc+lAD1kfHyk4785pRKSCCc4pu5lwPLK+pxTSm8ZA7+&#10;tAFkFNoBPI96duQtgkfnUC5X/wDVmoZPlYlMk/SgLFmQRAj5Sc9OajKxspIzkDkVUMrHFAbFK4F1&#10;RGTjOcigwp/k1VD5FSLcsOhxjjpQASIUfAzilG4e9I8xLZyMY/u0qzsowFUj6UAHODjnFVS2G/Gr&#10;BXJJ55pnkKc/eosBEGx+FODk4GKf9mU55NL5JVcc+/FAIsKwYdeQOcU4+1QxqEXvkinlm7fyoGO6&#10;/WlMinj0qME5NKWB6mgB3YfSgmmbhuHORTic9KAuLnHegNR27ZpDv44osMcGpwJ9KYpweQfzpwwe&#10;lAXH01CQPpmnBcClQKGBPSgLg5zs9Ke5+dPqahcjKY6VK/DIfU0C6EtpJ5d7uPQVqSakm0YIzWGD&#10;+9Y+1NO7H0rKdNSd2dFKtKEbI2zqh2YBpp1JilZAfinbwDikqMRvETLpvHJPNC3bfWqO4GoWmZVO&#10;D3quRIz9rK5r/bGPeg3jGsZLlywBNW45Ny570+RD9rIufaGpm/c5JqHd1oQ5c/UU1FEymx0hwTVq&#10;xn2IQVPHSqcverNk2F68VnUWhrQl7xeN6F6JyPaoHv18zeYhnGPwpJZgM1AcPWUUzpm0yUanzgJz&#10;25qOXUm2SRhSN4OetQlEXlsdai3KSxHUitUzCSLSap1Em5gQAcHFUZis8zSlmIPXJ5xUm/AH0pGf&#10;I47VRmEF6sEn338vn5c1dGrOwGz7oGM4NZzMKTd+lVYi5rf2knd398infboQrfOzEjjisXd+8z7U&#10;/dn6U7Cua66lAqqPLYnHNQfbY1Z2UEFjzWduFJuAPtQK5kfJ6n8qftUDO047VCWz6D8KCTtxt/Wr&#10;MRx2k53MPTinjnHzqaiV8dRTsp2zQMeUwDnH50ioRknv7035v84oPXp0oAcQR0WlB45pinaeAwP1&#10;p4cg8rkH270AJu4/Cjce3frikJVj90g07C9M4+opWETDBiJPXFQE+/apNu6M4Ixjio9hoYAJWHTg&#10;inCUk/N1zTdjfhT1AJ5pFBI2UJ28k8H2ohMiZKcA9adtyMHOPpT0MaxkMxx29aaAk84snK/PkAYq&#10;w0SxRK+3lGOfoagSbeAVP3T0qczkjDAYx60xak+AyAdQQetPXC8duKoR3bRqV2jgcU5bjc5OePSn&#10;cVmTyjazfWonYPGdxHvmonnZ3JxQ7kouAPei40QJwPpTwwccVXZXWQNmpcjrzn+VICEjGR+VO5GO&#10;2aXIYnsTUqou3k8H3pXC5EJNhzTjcIeuelI8Ck8Nx6UqW0ZPJPHvTCyD7TGOinNIbgNnjHBqRraH&#10;YCCRUDW+AcHvQFieJt0NPPT2xUMIIQgipTk/SmIcDwKkVvl/CoxxTgfl9qAJI4/MtpfVcGqTSflV&#10;60cxscjIPXPpVSSNY5jjOATge1JjRWZSWz09Mipd8qAfdOPanv8AvPw9KaE7Z/OkAq3D/wASU2Sd&#10;SeU5p3l7c88+lIVU+ufpQO4jBCmdoz9KcTznBz2oEA67vwzUuG2gZFAXGKYOeRxUyugXhhx6VVMW&#10;5jyo9ealii5A81AaLBcHJck9scUBjuI8wqKdJHKvRkYZ96iaNmJO0/lQK5KyKRyxI+tMmCKowT19&#10;e1NW3fqUP5UpLxZOzjHNAySN48cYFShgTjI/OqYnVv4P0pcoTkoaLiHykBuPSlCtjPBJFNjjadj5&#10;SHA659KlaPZgeYGP+zQPoRtJImBxz6mnq5CgFSfwqFly2WPzZqcmQKMIxJ6cdaYhjz/LhAQfpQju&#10;V+YA5pSZSWBiK8fxKadFAzD5VJx3ApDVySNcDmndAy0oGPzGKcRzRcCojbJ24xlRmrQZQGB5BFVp&#10;j/pAAxkLUyAHHPb0oCwjN8vTpQzeZEc/SnspJOetQbwq46jNAyvLyqY4xmkWQAjdjg9cU9ioY9vr&#10;0qqfmc+9Ai4sqHvzTjIP71VyhC9iKYT04PJoFZFouJJPmPOKTaS2KhhYs3J6VOAwHLA/UUDFKYH8&#10;6kVwi5DYH1pmHIGMEd6QDIw3YmkMlE5IxnIp5fGNycHpUO0euRTtqH2pgP8AMjz/APXqERLuZs80&#10;7ywe9NKY6GgB5RQVC++akSKP7O7u/O7AAaoMcjc2AOpqKQJ94NkE+vNAi7PGIkGGYg9Mmq61DGSx&#10;bnIFSAGkO5ITjHY0mSO5/Ogj5x9DTmApgRMMj3+lGMgHA59qeVPbmmpnH0JpBcNvsKMA9hTsk/Sg&#10;cUBcQArnHGaMsR1ozmlNADcZ+9nH1oCgcc4+tO60hGOQaAECgNkFvzpzO5BBkk/76pBx1oNFwF3s&#10;QBnPHeglj/FQBjNGaAEwe5pR3o60nagB2fb9alELMo+Tr0qEDHNXI3UINrc/WgCEwPjG2k8mQH7p&#10;q55m4DA59jTFLg++e9OyArBJRnhvyoBIPK8/SrDZzy/FIIcn74z2oAYJBnmkEgwcY74p5hZW5APp&#10;zSNHntjNKwXIdw+XJqVmBKc9DQY0QDdnI7UwEM3PAHSgByZMxA9KUgj/AD3oXYrFs8jvQZs9QOSC&#10;KBp2HdKCwwfarXmRv6VG3knOcUWHzGcJTuPNOxuyDVg28B+6xXHNAgTGQ/B6cUCK6xAMCOoqzGcD&#10;HekEIyf3i4FN2kHGeO1AyfNIG2n8aYXA78AdxSBsdehIxQhMezcmpoZCqfjVcEFiM1ZjjBQ9KUlc&#10;unLlCaTPOaYJQqA85NPaNcduPeot4UlS1QoluYxph0bOcUnmAg46U94/N53AgVEUUcB6fKLnFMgC&#10;9Bke9KCzQl8bhuxgColhLMGJ+X61bhkSEEKCAevNNIlyK/lN5yp2PIJpjfKSCOhwas3N7sUY5Jql&#10;FKXdi3JbrVWRFx/Uj3p2cfWno8RI3RDp1zUcihW+Xp/KgLhnilJzURJ7DOKlRWZQwBI+lAXMYH2B&#10;FPBHpj1oMeD2/Ok8v1YeoqjMDtJ+9+YpAmcEMM0vlf7Y49qXag6t7cUWC4hV89Pyo7nOfypd6L0z&#10;Q0/otAXAY96cEPr2pGDmMHnJNMG8dT+tAyXa3t70uPVgRioSG/vUihievHegCUhcYwMnpzQuMYqM&#10;tg4AzQ7N0/lSGS8Z60vCH5XP1zUALAjrQSRj9KALHmOOdxKj2pjyBvvc5pgdgfQ07JZRkUXDQkU+&#10;WoZTkHrzUjtuiMysMDhlJ5qBMqRyKkYbRkLwQaB6DldZPvHgj8qQBIuBJ+8B4GKgX72V6VOVVwrd&#10;x1oEiUMz5PepMoFDMckjGKijPPH3hUcrCJ1BPO3kD1oYEm0SEsf++RUi/MmNoxQrsYwUAUe9NXcm&#10;4fQ/SgYqWsa5wCc980yUrEuMDdnFShjjG78BUbRDIZx359KBDowrpkrz3qN/3cg4+VumKn3DgHp9&#10;KSZd6YB+lADvJUjnP503yOuDUSSsTsbhuBU2SP4qBWEMRAyGpoDEDHSn/MVPPHakQnZ7UwEJb04+&#10;lICcZz0py5z1zQTlunAoAYXbt0pxk3HJ7UuASeKQjHHekFhC4z0/SlBDEnHSk2/n64p4H50DFCKf&#10;qaCi8fNTd2O9LvUc55pgJ5Wf4uaFTBx2704knGOc0xi2SemKQiYwIy8flUP2cK3BzjtTvMdByMip&#10;UuE5Z1IA9BTAYXOzBH0pYpdqjCirCJDMpdVc598U1YY2bHlPx1wwpiuOW8ZFpwvI2UeZED+FCwR7&#10;j+6lbAywz2rUSz0Z484ulDDIG4Ej9KTlYajcx5I7ObpHtOeSDioGskZf3c/Howq7eW0EU2LdnMeO&#10;N3XNV/L96YtissLRNt9e4NRuGz1q2UJbA5zjtUEmxJAHIBx60BqQlCSDu/SrtruYOWnkCpgABsVW&#10;Yx4JDZp6PJEGSN02swbBGaQ1uasSyStL5V5KHCD756jmqVzczt/o0jhgj7gcd6SHUJomkTMJLKPv&#10;Dr9KhO+WZnbq2M1MU+pcpK2gws+7O78KXzHwD3709kAOCeaQ7R1zTsSQPxMDknJqRXI7ZAFNmK7k&#10;9AeaduXsOKLCHNI7HjrTSpAAIpd6gdDRvHocUWHcYYwaaYR7VJ5in+GjeP7tFguR+T8uAaTycEY6&#10;jpUok64H15oWYhm49MUWC4wx7jnbinBGxgE4p3m/7P60nmkDp0osIcI3XBxkD3oKseo5NN8xsjAp&#10;C7H+GhAP2OOopQj/AN2odz+h604SyDBGcigd2TeUwHzDAoKqODmmGeVhzyPpTC78krz9KAHybCpC&#10;nJ9zVVoWK8LwPSrG9yPugD6UbpBwBQFyOKGSJcuhGTxUwX/OaT96xAxn0qZIhtbz5fs/oWQkfpQG&#10;5EF3SKM8mrrW6eScD5gKrxxgT7UuIZMYIcNgfrSTyuJ1KvweDg9qaE9yM8UxWy7AdM1IUI5xxUIP&#10;74gdxUsZIcCgYNJ60d6YXHbaTFFApDDBpSKKM0AJigjApwNB5FADQM0uKUCmE5PTvQAmRz7UglWo&#10;nJ+Yds0gHQUASmXPT+VPICruzzjpUBBQlSMHvTpI2Hzckcd+lAE6zcZyQcUxbiQOeTioDJ7VKk3A&#10;GOB0oGTif5TlhnvmlWZivBGPeo3cMo+XnHpUakrxyCfagC210zrs24PY1GZHYAHseOahxIQCBxTg&#10;HOBgcUXYrD9+SPmORx1pwYdzwKi8iXOcjn3pwhc8ZXNA9AJ3N8vQ/wA6UnHBGCKBCwHBXil2Pt5I&#10;IoC4gLBhnJx0NO3sSfl/GlQEjjHSmEv/AHDjPXNAApDPsyB+NPIK8bgRn1qCQNkMVxihJS2AeuaL&#10;DRMhBfDcU/EY5805qCRXKqeME8U0o4bGPrQBOzKc/Pk/SmDLHG7NM8rcecg09UZQOeh64oAUBkXA&#10;Xg9TmmrPNHleT6UEPgjd+lNKuOQRQIkaZsckg+5py3JYYZVP4VB5bsPmYdaUQHH3xxQCJTLmm78A&#10;7c5NRGN15DA4FIGLEDOPWgCUuCuDmpFfEQA5yagYZ+UnjFCExjg5X0oAkIDkAjpnqacEC8gKDUZk&#10;BXtn+tMJI680CJTnnBwc0plbaBwMdKgVssOwA5pc/N7UXCyHFSzFmfknqBQvmxnKSkZ64NNY4xg9&#10;KCxzwfrg0AZ+f0pDj8aN3c9aQkEn1qiLAW7UDJ4FKqZ57UE4BC9O9ACDinIdpJ9KYeB+NKOcUAPM&#10;hY9aaSaVVJ70oAU+ppAGOu7pS5yML0pCCTSAZ/EUDJAPz9aTbz1oyEX/AGu9N3bjyaAHEEfxUfMF&#10;9RQrKcK350pwrFM0DHE/IpwPypGOeBj6Uq8DHvSKrMchKLCEC5OO496lBwOaZgDOTyPenZAXPUUI&#10;BCAMEcUsKsSyt0I4pobOSvTvTlkGRg8j3oGPhP74c9OW+neo5cTTNIDwTUroF3n+8KjAATK8CgBw&#10;kYcDOD705pMLvA3HoQfaoQ2CBx1qUDc2BzmgRas9SjiLCa0WUHGOSMUl1dwzk+TD5Y9M1TI56jjt&#10;SHPWi3Urm0sTsyOynJBGKmRTK4VCPm67mxVFtwHfFIC3rQTdFq4XypOo3qe3pTXuMqPQ1AsnUMBg&#10;96U/Ljng9aYD/PfGAeDSGRvWgxFV3bl+lMK8jv7UWAtQ48t3PQCmiUjikdjFCEXqetMHAG6gCyJA&#10;wAXqRxxWtbeHdSnClbfarKCGY4GKx452geO6iADKehGeavyeIr+d1d7iRSv3RGdoFTLm6Fw5ftF2&#10;TwzqcZfESvjptfrWPv2sVxyK1LHxPd2kys8kk0efmRzmoNWuLS4vvtFvC8W9cujf3u9KPNe0ipez&#10;avEoODsLk49KAu5A56enrUbu0pC9fQAdKsLFcsQ0gyPYVZmIgw2dhxjpTZSRghcY55FWCCoOQQO1&#10;VJPM3HG5lI9KGTqMMmVIPekDbUJBxk8VExwf/rUE9KQ0WXkP2TaPukjPPemR7+FUtzwOajDkgKBw&#10;T+tPZJGJZlbI6+1A0XZzK5jERbIX5sNirSwTsWbPysnHPfFZkaCRhvdgc9RXRWyxPCh34OOnHSmI&#10;z5ILi1tYpHTKFiuff/JqPztwHy10dtE17pMtk2wh8yo38SsOlZ93oN5Z2gnleF0BCsI3yUPbNSpa&#10;2ZXLdXRgXDnzCFOAQMiqxgZzwRk1Zv02SAdOOKpbjz/jVkEv2Zx/+uk8iT04qMO3qacJH7MfzpDF&#10;Ebqw9KuCRxExhj2jHLdT+dUzI+OvemtNJIcO5I7DPFAi+jZjUtzxS9OO30pQo2Y9DxTmhk2l9j7A&#10;RltvFA0mVpEDfd6gipFVD7Gk4L/jzQM+YfQdKBDiiAf/AFqT5f8AIpDnaScU4p1NAXE3Lj7nPrTg&#10;yH+AEfWmMMJ701c+hoAl+RiTtUUxdu5j69sU0fQ0ZwOh/KgdiXegA6flQTjnANQgj3pSw5oAeGyR&#10;xgGl3enao85A9RTQxIOATigLE5kwoyoJ+tNMwHBTr71HhiBwcY5prAsTgdOlAWJvNULyOe1L5gY8&#10;A8VD5bH86URkA5pXAlWTaPXNJ5nHOOKaE9e1O2daLgNkZXTApxcnjnHcU0oQv40eWRnmi4xhQ8c4&#10;/Cgx7hy/TpUrJ8opCCB0oARN6AfNkVAU2Tbj3qY5xUEhOD7UAT7h60ZzTbfYV+dc49Ku28sOCRFx&#10;7jrRZCKnWlzzVl0ididrL9BSi3hxy7gH24osMq0E1YNug6O35U37OOz/AKUWC5BnFLmrH2ViM7hi&#10;j7G2P9YlAEHTJz2qp5rFuTwK0f7PnbJwCmOoNVXhWJ8bs0DImbrk9RTA1SmND3/GhYFzzkj2oC41&#10;mZzljk/0qYEnHPakKeicY7UIuOHDY5xgd+1FgAxJj69KhZSjcHipd+MDaadDHBK372Zoz2yuc0gG&#10;xNxzT229d3FDRRxudsodT0OP8ml2nB5yD0osAwtk8fmKPNI4B5zTGHOMHNIF5/GgZYWY9CTzSlu/&#10;eoG4PNIwyOKALBlA70iy5HNVthFKFPr9aAJycEHdTDkEEOcA8jNBXofYUY9qAHF8Kcn9agB9Onap&#10;yB7ZqHZt6njNAXLMTjbg9DzilYgH5cYxVbdgcU8SAL70BclMvqOlNaYD+lRedQW3Ek4x9KAFE/J9&#10;KUzZIPFQ4zmlAx/WgRN5gIpA/t+lRhqBJxQFyXfzwaXOarhie9AZgTz9DQFyQnBH90UF1/HFM3Hu&#10;eO1ISDQA7tx1pvOT60nQ8GlBwaAQ4bse1IQ3sKN5A46U0P6mgAO7PfpShWC9smm72FLuzQDIzCp6&#10;U0wEdMflR549KXzwRjpVEWGNG3GKTYQDkVIGQ4+Y/nQQPU0AR496MD1p+5PWlyBzs4oAZ8pHXmkI&#10;x0PNPLIc/KKTKjsKAG9cCn528DqOtNJAJwKA2fagYEe3NL5bEcKfypPMKnr0/KnC4YDrSBB5L8Z4&#10;FObbgBjuI703zC2OB160m5e4OaAHAhj9OlIGbHDcUqMpPGRjpSMMHIHB/nQMMDOM04rmIDuaFGAO&#10;OaVztUetADcYXg8DrSbVHI7+tC53A9RmjHz7ew6UAW4iJYWB+8o4+tQceZhsbGot3xJ04NE2BIQO&#10;lAEZUiTHfPFWQQgJ7ZpqcKCeGxzSnkFfSmSQNt3Z5/CgAccmgfMCvQ9vpTDuHegY8lie+KXn1zim&#10;BiSOe9K24NgmgLDg2T93mhkLfUUxchgalywznrQAhYYwykHvToxubgH86VJS3y9alUZQ7RtOP1oQ&#10;iOSU5wFBA4pgY8/KKcU25/iI96ETfk9APehAC73UomeTyKtm0XgmTHsBTRLDAOF5I6d6q+bNO5xk&#10;D2NAy8Fjhxtcsw68VDcSGRiD1A4psfAL5yAPzqIlt3HNMQLsVfvMGPpQH2nO9qcSRjp9TTnj45dS&#10;CewpDGJMwYfOxGaeZnU8Nn8aSNVVwSARUbK247TnPtQLYsDUrgIUf95Hj7pHFEF1EDxZxs3fIJqo&#10;ZGUc4zVy1I8nft+Zs5osO5dGplYSEhhjHrGnIqJ5/MQv8+7/AGu9UY22eZkAnmoluJAMbjigbbNJ&#10;ZYFjAdQT/s0jLDIciZkx0PtWZvDdR+tKHA5x+tFkSdBDeiFADeBR0zt7VHPqGJVC3Ujx8lxjAJrI&#10;W7KDAVT9eaTfli5GEz90UDuWbxlumBydyjg1TMB4wRnvzUxmTsuDTDKfamIi8iU9ql8j5OGct6Ba&#10;VZiOu2rCXfkowjm+Zj3GaVhj7bS3ZA9y/loRwo5atKGXTLCMBdPjml7yztuP5dKz4i7Rs7s7MRxz&#10;URO7LHt2NJxvuUpcuxrvd21wysLaNAM8LWpp9/DNC9jLhlk4Jduceg7VyTMGAIYZHTBpoklDcbam&#10;VNNWKjValcuXED2l68Ei4dWINV2OGz35p93f3V9ctcTqrSNjJUY4FVzcMhIZOvqKtXS1M5WvoTg5&#10;BHoKOoOeB2qLzcpuRSRnnjoaVZNw5OOfSnuImXhee1O42j3qDztvB6fSnLOgHfP0pAOQcD60oGV9&#10;+ab5sQ/ipUljLH5up/KgBEHykehowSu70qUhI+fMTn0NRGZA2MgqfegB5wUH0pBGFdl56daiM3YY&#10;YfWhLgltvlsT6ZosBOUBBHaogMOeenSleRwAVTnuGNOUw45fmizGLjBFITjPtTsgkYIP40MnrSGJ&#10;t3Y9KULjPvSlwv8AWnAggEdKYiMrjHpij0qbZupGTtwaVgI3HFREk/nVh42Ck7TUO3g5oGRNkYNR&#10;MeD681OVyMgU0xE5xk5oAZbz+SVYoHXup6ZrRXU3cEGBB9PSszyJgozC/T+7Tk3KoUowx6ikNGh/&#10;aDAn5B7c0pv93JT9aogEnGMGngEjpTsFywbpR/AfzoF3F3B/KqoHX9KMZoAui6hP9734pDfxjIih&#10;BOOS9UqVQN4HfFK4ErXEshILYX0FIpwTnpQABmkLqpBKlhxwDQgew7bGTyP0pjRxYJ4GKjnkG75C&#10;2PQjtUSyEHnsaYiU4HRj+dNZyCPnJ/Goi2c0Ac+1K7GSec2MZpRI30J/lUS4DD071IzYkFAD2cD+&#10;DJ78U9J8LjjBNQyOpUY7VGD37Ci7AtGYNnCZPqTTTKpGNgyfeoQd5AHWpggC4PUGi4CFCVzSN93j&#10;tTSHQ9QRjoDQpwDz+tACglgMnjNSBotpO4k9uO1V85PUZo5oAsEr/hQiluEIJ+tRMRtT6U+LHDd6&#10;LAP2kHDcH6U0wburgAdyamwCM+v86idS2MdSaAI5Iih4YMvqOlIowKlxhD9PSoOv9KABhk8dKULg&#10;E44+tNzg0bznntQA7cR2GKTd1pPlPY4+tJsI6HigBwGaT1B4p2HQfXvSbjznk0WAQKD9aCCO9OGf&#10;8ik3dvX9KAGc0c1JkYpDj05oCw0qeaVdw+n0oYn/ACKQOeOKAHFcjNNCClyfTNOHOPX60CGFfwFI&#10;T2qQg+1IR1zQBRKnjijGKeWyTjOO1GV71RI0HH405SKUhSKQKp//AF0AO+XqetHmAULFuzjOKQxB&#10;aAHeYvFJuBpuwGjyiBnnFAA3U4pFBJA/OnBfehQQw6daBjSCCQaQNUsgxI1MHP8A+ugQYB6Gk+vW&#10;nFMc4pNwyMmgdxUP5VMMHIP+TUShCRz3p5X5snpSGOHyhvXtTJz90VIG3DOOelIwy4B60wFRP3YO&#10;Oe1NUc7iQCODzTpGIXOeg4qJSMEEcGgVx/Q5DjipJNrESDqOv1qHb8vPanCXEbIR1oAlVgVI744+&#10;tMBAjc+uKajBSDnvzQvzCRPyoEIo+cenf6UPnJ/u/wBKcFJJ6AUuV6HmgZEQpHFPePc4OeMCl3Do&#10;Fpz9fpiiwDdhyfal6Y5prs3r19KM8UAKFB6HOT606bejLsOOO9NRVLAjgd/rSs++ZsjKg8fSgW5I&#10;iPJy54qOR9jFVzxx1qQzEjYnQU1Ix1NAIYqF8dal2qq8nj0pGnUZCDpTAd/LDP1oAkEm8HjgfypD&#10;hQDzk8/hTQQ3YY/SnYBJ3dxQAjP8gHfPp2ppV2wWORS7Aep4zxTgEP1oGCDC84yf5VGytz8nHbBq&#10;T5cdTntQCCfvnPvQBXK5/wCWbfnV+E7bUcVBvOe3FO81sY5AoAjDBcqW6nj3qLy8E4PH0qZgknGO&#10;T1xTPIYZ2OPzoBkeCB1FIKf5UpwCOPrR5DnoP1oCwgQkjJH50rAbRt/nThAyYYjJ6gCmyxHbvAx6&#10;j3oCw3J7ikz70nI9aCCOv8qBBnNCfeH1oyRTow7uPTPNAG1A3lxlu4DY/Ks0tKMgDJHtVl5FEHlo&#10;4De5qusrLIf3vzEDJAphcaBN/cP5Uv77rg/lTi+V5mk3Z9BSbWxxKw+ooAaHlHVT+VL5gYYkT8QK&#10;GDbgBMTTDcsmRg5/2jSYEgZk4iL7TjPakeRx1YZqubmQnOf0pftEnov5UXAk81j3pRKf8iovPY/w&#10;r+VKJx3iWmBZwJEDhOBwagY7WIHFC3KLnCEfQ0ebC5JffuPvSQ2Jkmm55FPAhYjDHn3p/lxDqG/O&#10;gRFn3pyzODwxBp3lxZ6NxQUiPcg0DQPMz/eGaZlM9P1p5iA6PTPLbP3hQA9ZAvQfrUwunKMGyR6V&#10;X8pv7wpYjtbJ5oBImFyAf9Wc/WnrdIOoKH6ZppnGPu8gVH56nqvWgCwbh0bI2sp6DOKT7U5bO0/g&#10;arjyT135qSOVo8pFsIPXctAErXjlWRt+006O4T+NHPvmo0Dysf8AVj/GkYzRE7o+D79qAsSzSfKp&#10;h6knIzUYknBB2HIojkyR+5B9g2KeZpo87VIB/h68UAOjuJTncMAc8intdqy7SxJB7VW+0SkEGI/l&#10;TTP6ofyosgJvOjBwTkY4oNwozgfrUcapJksyr6bh1NKyR4GAPcUAHnJ/dNKroxHB/OmEIMZAoSMS&#10;MFRVJPvRZAWUiWQ7VZd2Omaf9nEYLv19jVV4ngkKNHtYdiaVXZSM4x9aAEnO04GM1DvIQg8c9asP&#10;CSdzIwDdz3qKVBs25JpDI87/ALzkEdKYV2kZwR9a0EMSW4OwFjwfWqjwg8jOKBkTuhY7V25xwKCe&#10;Bj8af5SKfmJ9vpU5itNo2mTPfJ70WFcq5o3flVvZD/dP59ajNuh6Mw59KLMLorZzSqasLYu5OyRD&#10;9eKheF4mww6+lAADgg04OT3pTa3AAYwvg9OKYyupAKkY9qQ7MeXJpOQuPWmbulLkkEetADsY79Pa&#10;gcc0oAK9eT0po/SgCU8qvqKegXC7gcc5Oe9R9Y+OtSRkqFBoAkJGCPTpTN+enWlZgQ3rmojIQMd6&#10;ARJ5pww9RVcAE9eKkUeppFjcnhT19KAJREmB1PFLsT0pxyBx1pMHqR2phcaQqDhRn6UzfuGGockE&#10;8U3aT26UAP2KwA3EY6UeT/tc01c5A/OpOuMZ496BEXlPzgigRyegqYY9P1o6HpQMh8thj5TSY68d&#10;DU+4+tJk0rAQZ/TpQxI+lK/DmmZNACZPak3e9O3Z6Up7UAJuyMUFSfpS4Umj8aBWG7kXjv8ASmsA&#10;WHHPepSigZYU1AvOOlUSNZQ38+lNWHe2O1OfO4Y71PGoVcdzQBAq+S2OoNL99iccCnylVU56npUE&#10;R+U8896AJgBnoPyprn5cetI8mBwefpSFXK/d5x60DGBFyQTSmMgg8kZqYIAB0zQy/L7UWFcgkXLZ&#10;6UzBHOKslN/I9KYYmzjHB96LAQZJ5pwDMOgqTygOrLS/KP4vrQMYqcg+nWnMTnpkUpYDPFM346fj&#10;QIenDZ9fensdvUcHpTF+b29Kcw3IV7jp9KAGuM89qjIx9achIz3HpTioPToe9ADQcgUIMkZHU80p&#10;2pgH5j1ppyTnPegY6QbH64B6VIjLvAPQqcUSoHgD9weaSAfMvHOD+VADGbI9D7elIDuHHpTcBVJP&#10;OelKpzkdqBD1UcAZx3PtSNz83TPT6UqttBPbFJ94+xH60DExlvr1oPKil52jFA+770gFRcNmlIO4&#10;elDHp7U2Mb9zZ5FMB4GOM/rSPnG1Onc+tDkIuO5qPdzx/KgCSOIDlqHLt0UAVGzFu4x6Ugb8qAHh&#10;Xz7U7aR36/zpofHGOtLvPPr9KAHDgbWPP0pcYQgA59aaDlsntikfcc46mgAIPQA0EMMDbzTFDAkn&#10;tTi5/vUALlieFNOKlcD161H5hzjccinb3K/eyaAF3bcjHXvUodG7VATI3U00gg5oAt4jbuQfrR5e&#10;Tw3H1qAMCAM4Pen7iMYYGgQ9o9vUnilIxjElM83HXpSsUcdBmmMN2M/OM/SnKEkP3Nw7nFIscY7Z&#10;NKVLnDPtQdwMmgQ2RIh2UVG0qAYXJxUzR2gUf61m75HFKsqp9yGMe9AFYu2MleO3FRh/mzVpi0il&#10;TgKTnFViuGxj1pBoO346HB70pOTyxzULH5jj8KcGIXI7Uhkw2D+KnZRhgtke9V/N/wBnil3oevem&#10;DJDFGW+U4+ppjwMp5oAVvuv09akEjKMOMikMg8s+v6UCPPepGj3f6tjk9s1C29TgkimA7YQfX8KC&#10;hBzTdzep/OnAkqeeRSFuKpdGBXr2qZZ5mwNw5/2arBj68UoYjkHkUxlh5XXHIz9Kb5sjZGE9/lpr&#10;cxg96SIjGCeTSAN7nsPypQzHqoNI+Ub2NAkI7UAPZsH7tG8c/IfzoDAE+h608unTt9KAEwm3JD4x&#10;60wGE9Cwpfk55o2R+tFxCYQ/8tBUsSLkneCQOMVF5a/3v1qWOIJG7buSMUwJvk42sOevNPWV075H&#10;vVeKKMDnGQKg8qQE4pAWZ2y/yJjI5wKg3MPrTQJAQMkfjT2LbSwJwPWgYnmNzzS+Y3qaRQSef5Ug&#10;GD8y8HpQA4yNjrUkRDjDYwO9QtIAMLjNNEg9/wADTESufmI4wKZ8v90UAB84yCPWm4O7HFIdh4Ix&#10;jnA96cj7eh/A1HjH8Qz6UmenzDFAFn7X8oGwEdqBdAfwVWAK9GBH1p25vY46ii4Fg3ETZyvNL9oi&#10;GMZBqtv45ApN4/u0XCxZeZJm3O5z9BSYg5/ekHtxVfcP7tJkH+HvQBZGM43j8qnC2xXiZ92e61S2&#10;MBnPSkDUAWyo7PSFWxjP0quGxThIR3piF2S54J/A1et0jCHzp5lPbj5apCdvWpFvJUGFc/SkxmhH&#10;arJn/SbcHGcO3X9KabeMHLxxvz2rJ80lifU0olYdGP50h3NJ7a1lA2FoHz/vDFV5LN4/4hIpHBQ5&#10;qEXEg/ipRcuPShIbdx4iIjOVOOvIpyJNIm9EYoO+KWLUZoW3IVBHTgVHNezStvLYY9cDFAaDGmLH&#10;t+VIZCeOKjJDHp1pAB/k0CJ0mIPbNWIro9MDHeqIAPc1JCwjkDdcHoaYGpuUqCMEmmGUD7yY9aga&#10;4Wd/uKjdsU0q4OTzRdhpctCSEjp+lLmD2xVXIMZUEZ96jyc9c4ouwsWJimBsAxUOQPpTj8yUzaO1&#10;ADh/nmkGPUUojU/lTgigdKQDCR6/pRkc4zj1qQAHrxilIwDigCpIASMA5703bzUkp/ee2KbjOaAI&#10;8YbinFc460p/lR/KgBo/CgjmndKbmgBh5GCabCecVJtLcZxSGNV6GqIGSNtIx1zzUwmTaSTyBTEw&#10;xyaHjQ56ZoGKo8/knjsKeYUHeq4bYeDxVgPlelAhdijtzTWVQCfalznFNkOcj8qQ7EAcd/50/PHF&#10;KEyuNvJ60uCB0yBTAQttUepphDnPWnHBAbHANPBBA9DQIi2ce9A2q3I5FSZAzmmM2TnHAoGKOhNM&#10;b3/Cng57YpCdp6CgQi5wc+tODMGHfmhmGOuDSbsdevtQMVwFOR0PSkU4GRTlO8Eev86btIyMfWgB&#10;5GenIP6U3oze1IpKEY6U4gElh36j3oQh0ZzGV9KIG+WQsOi8fWmxHEhHrSjhJPc4FAyILxyKXOMe&#10;9OADHA9+aYDnA7UBYczYXHrSbsY9BSyD7o9qbjBOfwoAkHIYevShu3ocUgPPuKU8oPUfpQAEZBpY&#10;sAn3pAeo9Ka3bHBFADCctk8sacy7UHqaQg/jSK2WA9aADkjpgijax96MEnPpTg2c7fxoAQkr0HOO&#10;aQN+dKzMrGgMSOetAC5PX0pdxWgdDnt1pAgbJycd6AHrKemwHPelLKRyoz29aYAq8DNDKpP3v0oA&#10;UrGeRnP1pGjzznjtQFzjDDin7c0AR5ZeP8mnFnUDpjtTmZgANnFBOV4/WgYzcByy9RS71weTn6U3&#10;p15BFIy4GR09aAHBvUA05WQ9iKiC7sYpSGGe4pATq5AIDArQJMEdx7VXBPp0pykHvg07iLLSAc9j&#10;7UB0PpmodzAdciokRnbCg5zTuKxdytNMIdevfNMEEnXNI2+MZYcUhg1qM8lvXpThAq55bGKRbgY2&#10;9PanhkLA54osBH9nhxyWz7Gk+zxdnb8qlK5J2EYNK0LAZBz+FAIrm2/uyfmKUQSjowP40rSbThgR&#10;+FJ5hPQHJNAxBHL6D86lAZU+cKwpp3j+E/lSb89KBA42r8gGD1OKiAO7OOe/vT9+ORSlg+Duw3ag&#10;CJgAvHemgZ471MUz1696kgiVDuJ5/SgLieS4hHGTUKoGcDkc8jFWvMAbjp2pxcOASvI70AQOF5Q8&#10;gdDTFTbkH8KllB4deQetNDAsAeB6n1oAUdKXjvQR+lGBxxSGO+X2zSgKfrTNoJpSn+c0WC4uzPan&#10;PgAIOABTUQKd3YfzpjEFixyc0ASLgfjTh+lQh9p4p3nL3oGPIB600tsbA6HpR5gFRs+769qAJCc9&#10;+tPWNn+nvSRJyXboOgqyOcehoJI1toe65p5tbcr93FO6EVIVBHXpTEUJYPLbA6eoqLywOlX34kXp&#10;jvz2qmxwzADIycUDIyuc5/OmmIZqYPj+A0ZU9iDSGQeVSiP36VKSBTTtOeaBibcpg9ulMKEd6mJG&#10;OtNDKTQIi2uP4qXLj+I4qTGc4NKFz35oBCNK+wAMfeodzHtU+z0oK/pQBBn86N1SlQfTFCxh2xxm&#10;gCMEn/8AVTyCoyamEAHc5FK0W5cFv0oArDjnj86N3rVgW6DHU/jSm3XbhcgmgZXLUu73oeJ1ON36&#10;dabsagQ7d0oY9KaFYelSIjc5AA7UAMwR170bvenZw7KeRn9acsJYEjGKAGUA1KLYkAg/hQLfn73S&#10;hALGu/OPTnirSBh945xUUUrWxbapye4NTpIJMnyzn8KBiFUPUHNRFVB71MCC2xl5x60wz/Znwqg5&#10;67hmkBGzY4xx25pATnpTjcRs2dig5pySxh1LLxnn6UwuWYNPvLhFaNYwp6GR9vFaNt4cu5f9ZNEv&#10;05oS9hlxscYA6VYWVWxyKrl0EpJboePCV0GBWVHX2qwPB08wJNzHGfQqetQrMyfckZT2w1XIdZvY&#10;cbbhiB681lKFX7LNoVKP2olC48B6qTvie3lA9HxWZP4T1uDO6wkbHXYQ38q61fEtxEpaVImwMnjH&#10;FU3+IGQRFGkfvhjWKWIT1sbXwrWlzjZrG7tsia2mjx/eQiq4+tdqfG904x9phAPXMQqtLqy3gPmR&#10;WUueuYVzW0VU62OeXsvst/cclz6UMjqAdpwenFbl3HbtE7raxxkDqhP8qzdsxg2scxKcqauxm/Io&#10;tIBgYOT3oCFj8x47VKVDrg9KYr7ODyaCRRAuDhiPxqNoRjrT/MOOIzzUZMpPC4oGKkaEe9KVbOEO&#10;Fpihw2MkE+1WUQBcH8c0ARpGx5LcVLgAe1L0HXFR+Xu4LdenFMQ4imFhjkilMQCnk596YRtzlRQM&#10;UsuPpTAwxgZxTgQfoaaxxx6UIQhIxjHNJvPQYphbB4o5I6d6AFYufXNKpOdrDIpoz+FSZwOelADX&#10;Tn2oX0PpxSg7uO1JypGaBjlGDx071Iw8wcfeFQng+x6U9GJ47jpQAhAb/epckHPr1ocb8svB7ihT&#10;vXPfvQITo+8dKlkYDPoah3bWPvUjfPFn0/lQBGOIye5OBSEYxj8aeuGCjvTFB8z270AOfl2HoKTt&#10;9felLAvnoM0mDt9hQAKR7dKccsCB6UxeSD6VIDgigY0Dg/WkPA55NKP5mhuCMdcUAI+cg9sU5cE+&#10;mKB88eO46UgxggNSAjZucc4pB9TTyvuM00Dp60wF356/h7UMCNuMkUm3kUKct6UATpjaxI7VF8zd&#10;eB2FP3YU+hpm4mgAJHSgDHek3Aj3PWlDbeOooAkjTI6/SjO1uRQiE4JPFDDdMBnikA5Duf5eAKlM&#10;fy/eIoRQq8CmSPJE3UbfQ0BYb8wyH4PbimF2XGeB9KmiYv8AM3WmMFMmGNAxu8LyDx9KUumOuc0e&#10;XhvlNNOAQMbWoEEZIyCOO1KqbmOen0qRWwen6U0vtl9j7dKYCyRjbx2p9r8qnPXNI84C/N1NIjbU&#10;oAs5/WlwCpB9Kr+cQO1OFx6jmkMgMfOcdDQV9KlMibs8DPvS/LGu7GQf50CuRDOeD+lSCVx+FRbZ&#10;CSV5HapYxuU5PIFMBWZJVKv/AC70RBYwccjvUJbceBx9KUFx+HSgRO0yKR1GagkU7gyfMD3pRKDk&#10;EZIpo8sNkKQaAEwcfMAadGY49zFdzEYUZ4FBHA5PJ9KQrhsn+VAw2sgznOetKG49Qaduxgg/nUZA&#10;Vsg4z1FAtx4CkdOe1KDx1/CowRj71LkjJ7UAh+49O1ACvJtOQPWow2D9acXwaAJJbd4+r7lxwRUe&#10;wj+I4pUc7gQeR09KXDMeSBmkUIAf71PRkZdrdjxzTfLYnt+dNeNx/Dz9aYiZsBenFQtyxOOtCyMu&#10;M9/apdyMPQ0gK5JGeKb396nO3u1N2oeck0DuM6Dp1pygH60b1GQFGMetC/TFAXLETgFlPf8AnT/M&#10;K9Me1VCMtnPPtSmTnae1MRYNx69RURuZgOBikxkZDc0L1Ix0ouFhpkdvvCgMQPu9elOzt5I70nmD&#10;PKnNIA347H8qUyDjg/lR5i4zz+VAdW//AFUWAN4Of8KQsv8AjxRuDcUBgCef0oADtAzTozFnlcjF&#10;NJA6U07lPbHtQBLsjdiQu0fWk8sAnBzjrzUYZ924HpTvN284GcUAGzpg+9O8rHVv0oQ/J7mmMGZs&#10;A4oAd5Y/vfmKQow5XHFRMskfJ6etKkpyAe9AFlZCyfMMY70okHTqai5AJX8RSoQ/zUAiXfxzSEnH&#10;HWoHnAPHakFznr/KgCbJPXqKTGfqKQNvAxikDPuxgfnQMVcKxHc9KeeajcqvJpnnKaBEgRA2eDzU&#10;mAeCOO1QKQSDnvU5kjKnJxQA5B6Z/OnlCBUAmjUcHJ+lI902OOKYXZIHjEgDqAR6irW+1kBDK0T9&#10;vL5FZZfe2S3P1p6Eg54JqSkzTNtJ5eYsvjkHHOKzbgv5hLZz71YW6dQNrVG8isRvAyaEDehV3/Wl&#10;Dnt0qyY1fsOKabVShIfntTEMilk3DYMt9K1rG/lnYxyIpCr6dKzIE8vJzniphJtbIYg+1MDcR8dF&#10;A9fekurryraR1UAgcc96yjeTQFSG3p3yO1Pub2KezkC5BI6GquTZkFxfSXNuuRt3Zzg1Ai/Lz1p7&#10;grDCNvBXr7009PxqRiEKaTaP8mrscEbICxHP6UCCIuw28DpRYLlQMwx87Y7/ADU1t5J+ZufepnjP&#10;nNsQ7fpQIpBIp2HAOelAFaSYKpx96kRlVQcgk8nnvUKx7my3FTPGgA2jp696BCmdT6037Qg9ajK+&#10;1RsMNQMm372yBwOlWc5FV4gSR6d6s0ITG4/KgDApSeOe1NPINMAyBUbZPpTmbjHpUTOORSGDHbR9&#10;8Ag00fMDu/AUqNtYe4oEBj3k4xuHWkC4Vs9hSsu1vb1pwOep70wIsgDJ/ClzhM9z1qSWIAhl5B/S&#10;mZ5we4pANIz06+lKG4wR9aQ8f0pxHGe4oAVlyo29qaMB+uKkJyMjuO3rUZw3XhqBkoO2Tdxg9aaQ&#10;FbjoT+YpAWHHc09WG0qRx6ehoAREQ7g3U9OaWPCMVOeP5U1xsI9KkwJIy4+8vUe1AEXlsXOOFoGB&#10;gDp3NLLyq47/AM6bjAVvwoAG+9j3p2MKPpTWUbyT0zxTg25cHt/KgBnXPp2qQfdB7jrUbHJpyHK4&#10;oAVxtY+/QU0fOw9akcfKvvTTheO/egBWKqoVex5PrTdmGf0xTzDtwzMBkdKa5B4HSgBgxjmjPHt0&#10;ppb8qULkHNAaC9Rx3pPu/hSFval/CgCQD5Gz6U0DP+7UmPk9qhY5bHYGgAKqTxx/WlRMtgnrTQee&#10;RT1+9nNAE3Cj2qIswkJK4I7VIG79Wp8Z3FmPU0gHJMpQkcmov9dL8xxgcUv35ML07nFTiNAenPrQ&#10;BGVCKSH4xmoXVidxFW9qjnHUc8UyVFMZxRcCCM7jgnDA0SyKXUds8mgRpu5pkwUNgDvQBP5qDHtT&#10;mRZgM8nHBpqIp7CnBUD8ZGfQ0wIo4gWZW/CneUT0JzT/ALPh9wfOfen7gDjPNAisqHzNrtwKkaFO&#10;eMAdKVmEkuF7UpQKCSTntSGRpArEHk8c5qXykYkDgAcUkcgZT6jrUo+9ntigCuZijbNuKGlDDgc0&#10;+RBvDH1pAAOR9aAGICB6VKB3496ik9R1p8Qdhg4GaYDHjUPuGAT60mCPanuHV/n5APHFIWJGQhx9&#10;KQEas4bGOakVy3HfFRq5B5HGak3KQTxTCwwqr/xYP1pcEduKEJYAn+VPI9KAIOG6DmjY/r1pS5Vi&#10;vY9aeq5XmgYxRleevalZWHI5WnrgAk9BSpEcE7sE0CIkYZ7VKGquUKsQemetO25xg0AWQ1OH+eaq&#10;guB2NOEhHUUCLOc9gRUUoRVG1cHPNNWUGh2DgA0AMD5z8vSlL7cHb1pfLx6c9KTG0UFCFwzdMD2p&#10;VC/3vpxxSfIe1IdmOM5oAftwSc0pj38jqOtMzgdaAxBzmgB6q6/T609XbdjIqISH1PvTt2T7UCHb&#10;kbuQaXyyemDUe3P8IzTkAAyTj8aAAqw4I+tBUD0z2pSS3Q8CkyMdOQaAAKDn9KaV9eo/Onhdw4IA&#10;HvQE4Pzc9uKAIwvPTk+9OxkjPbpS/eXrz9KeqLgbs80hkDEhsims+V9881Z8jP3ZBgetI1u237oz&#10;ngg0xECPxz0FOZj1HIpGt5V/gPPpSrbzHnbt+pxSGPWTcMEcUjxK59PwpsiSQ7ckHPoaazuuATgk&#10;elArkxIRTyOlRxSDoahLFup5pBxTAe8ZU+2eDTD+Yp6yuvSned/sigAgByfTFSMwSQe/WmNK3OBg&#10;CkEMsrZxwe5pALMu75hyMU6K03qcnB9hTwscHDybmHZaDd9lXaKYDBbMjZLqqinuEKYxkfWo2mB7&#10;VG8pYUAToUx/q1OemagcZY/LjmkRyv0qTzEb71KwEW2nIxDAHpT9o/vUKqA5JyRQA8j5fp0pm3JB&#10;Y0juCQKCeaBk3mr0HHHFPJyp9cVUJyR71KsjcDbxigCUNkDHGaQIOe+OaYC2CfShGZ8BRwepoAsC&#10;TavUYqRJ2ZSOMH/Z7VWZQR704FlX5u3tQgZMqKMZ+b8aeVjI5AAqsFbkgkZpH5A2sSOKAJXiC42k&#10;EfWnqzAcHoKrmTGOcU8yKGAyNxoBE/muPp9KUXLAcqMU1GXbz1NNdtw44/CgCorZAI6GnNyKjj+6&#10;PSkeTJ2J19aBMCdufWoTxk45NTqoVT3Y1Ft+fFMRZhGIwT1NOLUKMLRjNABnOOKTjmkzzx0+lNZv&#10;XpTAa7c4HU9qjJVB705uSf8AJqNsFvYelAMM9PWlDZ6jnsaazAH3pyN7daQErEYAPJ7GkYbuPfIp&#10;oIYYHUdPpTwyvj+8OlMBI2yNrCkljKNz07Uj5Rg3Y1MH8yMIe3SgCuDmkJIJ9KOjdcYPSggZ9qQx&#10;yNtbn1pWUbjSMMADuKcF3R46EdDTAah5w2eOh96cwAJ98Zph6j2605m6e1IQ9mXIRuh/nSRSGGTD&#10;Y54NRt8wHqKdkMNrdR0oGSTLtU46g8Uwf6nnseKnI8yAN3Xgiq4H7sj/AGuaLgD4G0+oFCsA2O38&#10;qSX730HFNzn6igQr8E+38qVOh9+lKwyufakjPzAetAXHg4j+h4puCWz704DKsMcim7sdRwDxQMkn&#10;fLAegqEqW9gDTmbcQcZoByaAGkhRwKR/lXb0J607AHzkfSmE5J9TQIbT0Tdz700LirEY+UeuKABz&#10;tQVAeTn1qSUZx7n9KjC0DEJ5/wDrUoB+hpdtOA96AEHOc9PrT8MpVc4B96XYSpOORQWV0XqCDzSA&#10;mBAGEoZ8Dr+tQFMnCmlMahQv8R75oAnEoPUj86ViCPc1EsSo2R1A9KkBAoGRttPOelQnlge9TGMO&#10;2VOBSKxQnKdOtAgDSf3c0oZieUNJ55JBH8qkW4Uj5iM0AKWwv3Tk1C7syY2HIqUzpzg59KhMz787&#10;flz6UIBUVkJCDr6ipGjkdeSM9+aUXCt1GDQ1wg9c/Si4ERVoyOCKkWboD0708TbhynH1qNot3I/K&#10;gY5mD/LnPrSPFIFDIc8cio0bH9asI5wcUCIo1dsM3bpVpVPHHFU45XT5Sn0NSl5cnHyigCS6C+V6&#10;HIxUCtIBnqKaeepyTUyDA/8ArUAiBpFkPAwajMZyCelTSLyCv3hzSB96f0oGOjAwQT9KlC8dOlVR&#10;C+7rjPSnjzs7S/HegQxwfM6ZHrShiM81LxtwOSfWoSpU80wJEJ4Hoe9SDngsahRcdeuanIx060gG&#10;PGMY7HrSQwfOc5KfWpJuABnBIpkM21vfvTCwNERJhen1oKPx8tSvcIq5IyaVJ0YE7Wx9KAKwIJ60&#10;/wAuM47EUrRK5JHc1GysjADmkBLIu4KAcYPNROpiPqDSh+euCKeTuAyORTERB0bqKNiE8E4+tDR5&#10;YlenfilWDcGYNigYhiA9cUzav9/H4UuWU4BzR52OCOaBCBQGGXpxAzw34Ub0bqvWkbYM4HNAxwPH&#10;Wm7NxHzcUgAOB3q5EixrQhXK4ilXpk0rRkcd/Q1PJOqgnrgcVTkmLSbs9KNAJAnb096dhgOH/WmA&#10;+auWBH+0KQRyA4HPoRQA4F144IqQnp/jUJRwDwc/Wk2SUAThv85pQ5/WquyUdjQBJ6Gi4FvzGHf9&#10;aC2erCqu1/ejB980AWC6BQD26VG7ozHKcfWoijHsaaVI6g/lQMlDoM/KKeGiOPkxUOCR92nqvIyO&#10;vWgQ8tDz8p6YpoMQz8mfqakaNPWm7Ix6Z+tAAJE3BtgzjinM4c/eI9qTCCmtsPQ4NAxvkAk4cUn2&#10;dvX9aeAD35ow/boPegBnkMMc/Wl+zSYzg09S6kcde9I0pJxuOe9FhXGG2k9KTyZPT9al+fGeoqNh&#10;IM4ByevFACeRJ6frR5Ex/gP51H5j5607zX/vUhjhbSDGcD8akaMjuv51AHdunP4VIIJWydp/GgBf&#10;LG4/OuR71KQP7+fwqHyGHXH508Rkfxr+dMLgd2MZpd+xAFHOKQgY+9n2pyKBk+tILgrMSGK/QZpw&#10;bBOQQT601T8x5+lSSDMf4UAKT1pv+rBI5/pTISW3AnoKe4ZQNuDQBG+8ndgD6im8kghefanFwVHX&#10;NKowgPY0APDEqCTjHanKeDz16VEy571GflJ5O3FACMp96jU7JAe1SO1QtyKYEpYnPQCkTliT0piy&#10;fLg9alj5GaAJ1bAoLcZpu7GMDrS9ef0oEAx2qMjcfapAvftQ0iRr0yTTAjdAAMHdx2FIEwOSo/Cm&#10;sxbJPemhM8noKSAmAh2ktIxI6AYppeJQfk5NMIpgGegoAC2GBAp57Og781GTj61NGMqeODQgHE7k&#10;XjjBzTUG0kZ96HJQjH3QKUBXwQQCKAHSHK+YR3wfrUTFWPAx6VLkouSOO49RULrtbjkHpQMekTSs&#10;QjDOOc0DKEhhyOtMA7g4yOaejsoI3ZFAhHTncM47UjMCBjt3qTdvUjGCB2HaocDBA6/SgB3Qc9DS&#10;SZBz/DilxlcenSm55PoD09qBlm1kLhkPcUzIRW3evT3piHawdfu5qaaNWy3ZhkUAVi27Oabyrdut&#10;KeT0p23K5oEO7AdulJjBznpQvKn2puOPxoAmzk8dSOeKjHzn8aeuAVP4UgAEm3HQ0Bca/DkDgDpT&#10;kXAOeaGG0nHY8U3t7n3oQDnxgkmo8AdKcB19fc0mV7nrQMUAbsZyan4AFQRgZ/lT5D82B2pi6kcr&#10;Yf6cU3cD2qRkDgN60J8jZ25pDGBlJ6cetAwWHYetKwDMT0zQoHegCwG2x5JzxTYsMg46fzqMmMLg&#10;5oicLmlYCQn0HK9ajyd+/wBe3tTy4wcdT7UiBR+VAIUl8ZAwPrTFHOWbipwePwqD1X06UICzEozu&#10;bn0puEllb0qPbJs2hsKadEDFnI/KgCQooPAprRKQeP0oMyKOje/FAlVhnDAChAQugDDHWpY2+XBF&#10;OKBs569qiKMp/CgCwVTb0GTVdkBkUe9IiuTk8CpRACQcnPrRYLjyMUfypEjbOGY4Bprq+7Zxj2os&#10;MhwS/wAvTNSRy8EY5FTBAg96Y6HzAVGSeooAOgBPP4U89PwpjEHHr70rnEZx1JoEQEkOcDvU6SoV&#10;PY+lVgCuc9DUigMDnrQBKmGYkdzSbSkhXIwenFMgO3cp4x0odyZFZRwO9AErR7sfMevFRzI3DE8d&#10;6kVwe/1pszZjPvQAIAACveg7HbA/GoUJGF/hqUsigEYz/SgBzL0OeQPTimNKVO0ofwqcfMBjoaGj&#10;Vxg0DI0j3/O9SgqOMVUdpFbaGyB/KnBGYA7/ANaAHz4C528mpYSAgx6c1Xf5125P4jvTFR0wd+3P&#10;vQIvsoOO2faoJuy5G4dKYk8m4qPmPY1KVAiYyIC5/iFCAjECFuTzTool3Od2QDxSqUkHzDPFOVPL&#10;J2jIPWgBzJ5S5B4pjuoXnoDTwfNJX+EdajkWNMg8kjjJoAQEM5fAwAAvrTpIkYE7eRUKebzwBUxd&#10;wvzLz3I9KLgVwm4c9Kd5PHNOBCrlSOOvNKs6N2OPpQBCU6+opA7AgFjirBUN8w6VWcESD3piJQVx&#10;65pqoskgQDk/ypBG4B460sSvHJuK8Ec0Ai66KseAOAOKqpyxOeM8VM0u5CNvXpVdEkXjIxRqBKy5&#10;B21XMrp95SARUgyCct+FPJVgAy59KYDISZs44+veiVZI32hd3oRUqEKoCrgDpSmTnOOnTmgCoJHL&#10;bdtOctGcH8KmO0nJXkUjqHA6gg9qVgIQXPbg+9O2tjqKd5RH3TkUxiydVoGLsYdxSCNsklufpTDP&#10;jtTgzlQQpwTxQIcI3P8AHR5fq1DxyquT0HXFRhXkPynp60DJNiDqf1pP3XXbTAjEZwT+NPWIMuNv&#10;zfWgQuUH8P60odAOn60wW7A/MSKR4WTBHPXIoAm8xT2/Wl85R/CKrCJyuQDimhT6/rTAuB0bv+tK&#10;SCOG/OqYVhQC4pAW/lPUg+2KTag6BfyqsGcZpdzfjQBYVm52496QyMeD+WahVnWnEvntQANIp6oc&#10;0isn93NBBJ64HsaQxnqHGRQBKOFwE+vNOXhfuj86gBdeePzp4Zj1A/OmFxGjck8ce1NYELjLY+tS&#10;Z7kD86M8ff8AzFKwXGQ8AgHk09mdT1z68UqyAddufpTi0bA5yPpQAEgCmxYK9TjPrSlYz/GfxFAG&#10;zhSCGNACSR/LkMeaZGm7ggYHWpW3Ln5eO3NBRsH/ABpWApscn8aD92lxx70dv8aY2MxU64RBnv0q&#10;MlcepppYt17UATtKf7vFCyhjjuTxTAPl600KQfpQBK77eM5NISSuTxkCmbhnnrT/AL30+tCEITgY&#10;7mgIQNzHA9zRnB+Uc+tN46/eNMBTt69frTMljgdKceetNOMcUgEx6dKnYmOMDuR2qNFxgnGKWdyX&#10;Hp2oAQHaDnkdxmk6kmM/hTM0qgg5oCxOsuVKMOvrQ0ewZzuQ+naoQcnmp1bauOxoYyI5X5hypoxj&#10;BHSnK/luR/CeoNAI3MozjtRcVh0Tc+wNMZds5X8vpSK3NSTggI3r1oAb0GewpoXIbb1HOKcxAUik&#10;XCfMaBibsH1HcVZQb4CR0Xn8KrsAGP1qW2fEhU9GGMUAMcKAHx16/WmFsnJ6Dp7VPjhomzwf1qIh&#10;RwSaBDV+8fcUE8n3FKuAVI9aAMsVHbpQA4cKtA/131oByB9Kkh2mYfqaAInGZDn+dG0cY5P1okJM&#10;jZHc00kDkYoANrZI7UnlEcnj8KN3zCk3HpRcZPEoFNfYSSSaFDAcAmkZG2/doAcCDGQvQUwk59qI&#10;xgsvqKjYfXigB2aSkUgdqXjtQLcQnNJj0NO4P1pORQAoagP+dIMDrTwy9exoATecd6A44p+9AKZk&#10;HtxQMsQtkHP4VJxzVYFgOBT95HO4jPtSsFx7YC89BS2/KlyenSo8BjkuaBuRvkbAPahCLOeabKBw&#10;T600S+qdvXvSB2Yj5eB2pjFHB56VKhGQPUVFmTe3yAg+9KN4HTigRY3Dp3xUEzBGUnpTDcorDIxj&#10;rTHlEjBR93PWgCwzKFHdqVF28nkmmIqrzUw7Uh3EaNXOCKQRKPcU8etOA4oEReTuHNVRCEBy2CDx&#10;V4d6gnj3OGx0oGVyCvLDOetSRMpU8jNShMqc9xVV4sSYoAsEI392opU2qPc0CHbz3pNjP948ZoAe&#10;uzjnPrTZwmOB83tTREOOTU8cYTtyaAGRS4UBgc06Tc/3Tgd6kx196MYIoAhKpGwBPB701AgYnH09&#10;qlli3gHnIpgTKn5u1AyRk3DHrUJkaPgrkjvRH5rr1wO1PWJx1IP4UCIyQvTqaerSHjYSDS+UysGA&#10;GPr0qVW4PrQMhQGM8inecD3570sq7oieMioooweo57UAEUpDlvU81LLtmIx/DTjGu3Z2IqtEdrHO&#10;Rg+lAiRmdD83K+opTKpIXdz2+lIC7ElU70jRuHDKnXrRcLCtBncyjimoI+MYqVJiW2upBpjbFk+4&#10;Pm/nQFhGLIPkNRBmduRipW244BGR2poT5TkcUBYcJMAc9qN692qLBxyn60gTHbAp3YrE5lQdzzTP&#10;NXngnvQsWfzpdgyfSi47DRL1wtPXe3YAU1sI428g9afv2r9wn8aTuCsMYyiTYMU3ewkCM3fmpAWf&#10;5uPagoCACMknmi4h5RvlKsCCefpUqeUMn7/pzUZQFeP0piuCAMY9qYErqSPlG3n1pVaNwQ2MjrTG&#10;lULjPNRja0m4jn0oARot7nZyoHNSJtHFSxsM47VEx2ufQHigBwbzAR/CDUbKoO4EAd6jZjuYr0Pa&#10;pYgjKC2M9waAHlEEPA5+tMiGGY46e9TMUVTyDVQMY3Dbs57UDLpZWXkfjVVCRIWY8E8VKAXUA8A+&#10;lEqrGFwvynigB0Dpkpkce9QtbhnYr0zTT8q7wNrD+VSQTKeGBxigQsESMGBXke9NeAFm2vg/WnQo&#10;U3Nnrn8qMIxO0ZP8jQFikWYEg07fnoeamlTcxymMCq+F7UAP3nt/Ol3tz6VGR+dA3CgLD/MI6r+l&#10;L5qnqP0qPcwNL5gzytADwyHt+tGUPrTcp6UmFPei4WJPlI6nNAXP8X6VHsHGGp3lsP8A9dMAKN2Y&#10;YpMSA0fOPWgFx2pAKA4FLucfw0nmMPWlE3+SKAE80j6U8S5pvmIewoBj/u8Z9aAI8dqdtLAcYFKo&#10;I57Uu75TihDYNEmz7xLewqAqfQ8e1TAtjoKcxBwTzTFYhXIpQeT71MhBBVht3cDjvUQGM/pSGhpF&#10;GacwzTcc0gsLnIxQPrTDxSimAvFBAx1pPpRQFkSqVwozwOtJOQz5X7uBUYpelAWF2bcZ79qaeaXO&#10;aM9fXNAgxT0bHB6Goz6EUoOSAKAsK6kHJzjNCnI5/Op0A24ZgajaIKT84xQAxkKtkVOyl7Y+2CKY&#10;cbR83IqxakFSByPrQgK20nn8vWkZScf55pSXYksehqNie560ASFcgEkcCm5VWB3UifMrLn6U3pQB&#10;ZlPzB/71Iw3KSo5ApQoltCf4lNMhfn/PSgZGrZJHtxxSudrZHsadLGI5FYfdbpTZRwPpQIVSSAfW&#10;pV+XcevrUSH5B9albAhkIOCTzQMhyw7/AKUBwTtKihOwJ+lJIu3B/OgQuUDdPmpAxDcAfnSPg7W/&#10;On7cN7daAQ4kggBjkjnmmO2cDvjnmnZy2fSomPzGgB8RIc0w43c/nT4/lYU11+Yj3oAUccUhFIEz&#10;3o+YUDFORzTee5/Ol3GlBoEJzQTzyP1o4yMUEHjnNAxRjuOT70pGQMdfrSBOlKEzn0oEJ84xzTsn&#10;u3H1ppjOOtGABz+hoAXoeDUgc4JI4FRBk7fyp6uv0oBjxIOKmAyuciqxYfh3qePaV+XPHXNGgDhk&#10;U7BGD+dJipB0z7UAU7kfOfc0kYwR7VJdDGKZHjAoAtJgr71ID71CpGPenBsc+nWgCcGjqaarbgCP&#10;ypy8n60BYDxn0pCeKUnBFKRnr3pBsQbi3TsainUgBh2q1txnA4qN1+U+9MZAJgYdx64wKeBhR6gV&#10;VCfvgOcA1bbnp0pAIi5P0p/X8KFGBgdKTPXH40AOBwDSnGfpTBk49acSfwoGG7PHcUjpuUgHBpSO&#10;po496BDIxtO30qQdM+lRMW8z5e/XmkPmOcE4HtQMllbETY+8RxUKb9owpJFO8vb9T3pwOB9KAInV&#10;2HNOikG7BGCKkD4JBxxSjaT92gBskygZ549BSRYkXf3YmnsB/jmq8cmyYgD5TQK5bChfrR1zTgQR&#10;/Km9OneiwMguRlAc4wRn6UI0IGS3IHOaWf5lA9+aSNUz0GKYgdlfGMn8KjfcrBBjaRVnaCDVdsvI&#10;R0xSAXAz705gGG3HBFIA3FDEque+KBjFjwCNx5psaEsS5yR60iOwwHBz9KlA3bj3oAa4CsG4wetO&#10;XB703HPzdjTyBQDIlcrIcDK9qfG5ebkYA6UgKjKeqnH1pYSjLlTyOtDAlbAFQMu9vlxSumWHzE5p&#10;V4GOmOtACrGF5/iqGUmOTIPBqV5Qo96rMS5yaEBbj3OoOaeIl3E5P41HFkqMGnjOOefSmKw1kDHj&#10;pjnFJ5Zf5ehFOkb93wcHNPi4XJ6mgZEqiNirdR3pxSNlPTmluDvG1R8xpq25YfOxH40CCF/lxu47&#10;VLIRsHPcUwIpXoMinbVI6UhjCqMfm/CmRuobHYH0pz7RgLkseAKQZjwGHWgQ7zcnAUkHiiNhyB1+&#10;lDSp61CJP3menpQBK75OH6VXmChxt6H9KtM42gt2ph8tyML06mmBU3HNP7USxmNvY9KVZiRyEyB6&#10;UAIACKQj5hnpSZwc9qfkE4I4oBDcr1oUAnOPpQV+YfyqTgr9KBibR6UpUY4Jzj1phyP4qRWbn3oE&#10;S4O3736UnJ57j2pjbxgU9BgDJoAbuOcHilI4Hy0s2Dj1+tRlWXnPFADio/u0mFFPBb1GRTHPJyMn&#10;60AOJOeT+FLnqMfSmckjHpSltvvmgbEwSeTTwpOOgHrmmbs0bvf6fWgQ5mC5C8nuaTG7Ht1pmCad&#10;H3oGhW47U3BAp5pp5J+lIYzGaKcVxRQIbj2pAKdQeKBiAUEZ+tOB4NHWgQmw43enWrtnFFcKUdBv&#10;HOfaq4Hyn0xU2nttvFGcAg01uD2LLadGT3wPeq02nMv3Dx6Vsh16fqKCRyMVVibnONBKmcr9MUoX&#10;cuOAa3JYFcccMe9QLp4zlmP4UWHcyE4co2OansyVkZDwTzV/+zYScsZB+NSLp0fGJXGOntSAzZYz&#10;HM49earscnkDNas9hJndu34HpVdNPMufmwR6iiwXKSsqn3z60Oqq5HNWpdMlQZX5selV3RiMEHco&#10;5BHalYB0D7WKhuCOlMI8uXbjGDTVPzA46U+cZ2v2NFgJ5U32x/2eRVfOYx7dRVxGAtmV/wCJSB9a&#10;pLkI2frQguOTlR25p8w2xr6MaZHlgQB3pZ2y230oGRAYNPIyvuOtNJA6dSOaVGx6ZoAVU3IR3pd2&#10;FBoI2sCOhNKy5BTHQ5oAEGF9zUI5P41Yb5YzUaDADHp2oEB+XA9KWbqG7EfrTCd2TTwN8J9V/lQM&#10;TIOPXvQByKjx7807LDvQA5u9MIp2Riky3pxQAmB+VG3PIp3XqOtBXPegBoLClDEEdKdhvXtSPkDt&#10;+FAC5JA5BNJx/FSCQgAYFO68kj3oEISoHApEPzDilO0g0Rr834HFACgg0+N2XJxx/SowMnjilAbB&#10;oAsrJuz2p6vjioFZUTJ9KPPTI4OPXFAx1180ZPpUETYp80ofgdKhAxQIt54/Gn5BGajXkexFOAx9&#10;KARKrce1SKRj37VXHXipk+6OOaQEmQfxpcY+lMHUdKeP50IGL2J/KonGVqXPUVG/Ck1QimP9d9c1&#10;KM4xUcbBpGbt0FPycmkNXJBRjr79aYpYY9DTx8w/WkMQ0o4+mKQjFLjPT8aAFzRmmge/I6UoJAwf&#10;zoAR22ruxxnmlDDIJNK4V12n0qng5KsxAHSgC96U3HSqYTB4Y8+lSqj9nOaARMdu4+tLkA8VAWmH&#10;UKR60m+QnG3P40CHzFyDj/IqJAQgz360oZ8kEcnrQz47c/SgbJ4idpFKS/4VBFKRyehp08pZDt79&#10;KBDnBfnsKVPuj61GkhChSh49qQFkJyCBTGWSwwf0xVZpgs2COCKd5o2knrTFi3Hc3WgROo4HQio5&#10;fncAdutCxkdCQO9K8fynB5HSgZHKw+UD7woG7HXbmpFQbcevWoyuFIB+YGgQ4x5Ay2TTdxXOe3Wm&#10;ESIoO7g9KUjAD9T3pDHpGG+dx34FPeFBgp8poVwQOaa8iqwwMmgQsSq2SSCw7elTmMMvPGfSqm1n&#10;bcoKn9akad4sCRevcUICJ4jDJ83INSCMMtKW+0YPYdaY8bR/PH26imFxC5jYDFODs3TgU1f3pyeK&#10;Qb1Ygc+lIAEbO2c5I6D1qdZPLU7+BUUYcN1xRIm4lieR0osA4bmfzRjOOlRyvKQS5x9PSrEWCppW&#10;UMvNMBkTbUodjkKD1/lTFiH6nvSiIE5JOaQ7Cyt5exV6ntiptoeMhhULAJKrDoeD9amWVRnkZ70x&#10;MqmDY3JyD0qQAD61FNJ86kdP605ZFbGPyoGSjacjAqPzFB2vwQfSpDtAHOB9aic+Z834UCHOVkUq&#10;PwquUZDkj9KmQAEfrUuQ8bKenOKAKg6UntQTikBz+FADxxinD2pucj60pOFoAGIBH60gyH7YxURO&#10;TRk+tMRZbBHPbpSBXwCD+lLAd+S5ACjk0u9N5CtxQBC4KsM1JkYFNl5x6UiqAP8A69IYE9STTDk5&#10;/WpPKcqCACD05pdm30z9aAE/h/pTcZzTuwoTlhn1oKESJ26KTVmK0wMup981bhUADAqZuop2JKwW&#10;FCPk5+lSSQQtGx2BfepdoJyQM0e1MDGIwSM9DTCfmNTXHE74/vGo5AAqe/WoKAGjIq9axRvBlkBO&#10;DVcqMHinYm5CAGJ9fTNTrDFgZJyetQsAOgp8RLfe5x0osFyPGGOOgPFKB+Zpck0h7fWkMe4wntTY&#10;D+/X1NTSAfZc45zVeL/WrQgNVHIO0Hn6VLhv72aYgG009OhqyQVzng80/e4xhuAeaiIAHHrT16mm&#10;BKJsnBH40uA+agcDFMBIQYNIC3845B3Gm7+PmGKrlmEZIJzinoxZDuOaAJwcgnB+lV5PLZhuXOfb&#10;pSoxz19Ke4+bPegDLvLTygSi8E9arKcx4bgiti5OYmz6Vjn74pDJUwVI9qrxjczDuRU8Q5NPjRQG&#10;IHOaQIagWFcD75qGVvmB9qRWJmOT3pJvvj6UwGde9Lt9DzTaUdKQyZTjg8jvTmGCCPT9KiQ1MPun&#10;6UAI5AA9P51EST9MU6T7q/Skj6N9KYDR0NOhO1+ehFH8FNpANYbWI96M5qWQDAPfFMWgQg+tKcjv&#10;R/hSigY0845pCSDwTink804AZoQiPn0pc8dPxqYimHrQAzbTSCKlI4phJ5oAaCT3HFTRLnnuc49q&#10;JOFX6VJ92P5ePlpgMZWyNo4Hc00yHB5/+vURYnOSTQnJ59aQDiWIGeh6UAep5p8n3yOwHFRmgBcU&#10;g455pAeKXr1oETJIMDPbpUm8DvVU8YxS56UDLQJHNSxMCD7VArH1p6cMcUAWN1KDUdGeKQExPPtV&#10;W7faoQdTUy85zVS4J8z8KYEcUnlthhx7dam89COtQLy3NPkVQucc4oGTJOh+Xv2p+7BOBVA8HipE&#10;kf8AvGkIub+P50eYmOoqoXbnk0kTFpQGORTAtiRWbhT+VI7sCAIz0pwHFKp4/GkMiEshzhOfrShc&#10;qC4+bvSOxD4B4p4PApiI2jB4HWkBkXsDUo+/+FOA60hlffJ6CkDEEZ6/SrOBuH0oNMCBpRn72KXe&#10;jDlxUjIuegpFRS3IFAFcA5P1pwBLDd0FWNoHQVE336AJcheBSFhggikBJzmmknmkA1Qoceh9aeag&#10;kJ8wUBjgc0AWV56U7O4e+KYnb6049DQIIxwQeCKiOS7Y7mo5SfMXmp16CmMjMTcEknB/Sk6vgjg1&#10;P3pkvBGPWgQjJgfLxikQLnI696eehqs7FZPlOM9aALar370y5XfCc9VqROgqG4Pyn6UCFtwPLGKl&#10;PJqvan5DU460DKzkxNhRwTUiHAx+dE4Hy/WkHUUAOBHPNHBGG6Gl7moZCfMx2oBEkTJtIzyOlTKV&#10;ZRyD61VKL6ClAAPFIZNldxGeRSgflVTo5xSl2B4Y0xFpsMMevQ+lRqip1GSOtQl2x1NSqSY+T3oG&#10;SRoGycDkccVFNGqkHGM96ki6GnSjOQelICJAhzu6/WlwAOORnpVbOHIHSptxBHPemIkcJtPHPaoy&#10;wCkHjNSTjEakdarP0X6UASOoiwVnikz/AHV/xFK8cJkVftce1gCWCN8p9OlVpP6UnYUco7kziNSA&#10;kvmD124FA2Er5m7Zn5tvWoe9XLJVYjcM80CuPleyIUWthMcdWml3Z/AAVUmZXbiJY/Zc1qysVUY4&#10;qvGxZGBwRuPUUIp6lFeUZd2M9KfEBGSWUN7VMI0DNhRweKJ1CxqQME9aCQRvMyqIoY9OaikLfxAV&#10;CCdw5q3cdR9DQBECNopnJOe1O/hoPT8aAP/ZUEsDBBQABgAIAAAAIQC67IGz4AAAAA0BAAAPAAAA&#10;ZHJzL2Rvd25yZXYueG1sTE9NT4NAFLyb+B82z8RL0+62RUooS2M0xqtWYnpc2C0Q2beE3QL9976e&#10;9DaTmcxHdphtx0Yz+NahhPVKADNYOd1iLaH4elsmwHxQqFXn0Ei4Gg+H/P4uU6l2E36a8RhqRiHo&#10;UyWhCaFPOfdVY6zyK9cbJO3sBqsC0aHmelAThduOb4SIuVUtUkOjevPSmOrneLFU0r+PH60uT7t4&#10;UVynxat4On0XUj4+zM97YMHM4c8Mt/k0HXLaVLoLas86Cct1FNGZQMo2JnCziGRLqJSQbHYR8Dzj&#10;/1/kvwA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BAi0AFAAGAAgAAAAhANr2PfsNAQAAFAIAABMAAAAA&#10;AAAAAAAAAAAAAAAAAFtDb250ZW50X1R5cGVzXS54bWxQSwECLQAUAAYACAAAACEAOP0h/9YAAACU&#10;AQAACwAAAAAAAAAAAAAAAAA+AQAAX3JlbHMvLnJlbHNQSwECLQAUAAYACAAAACEAGM0a7gwCAAAe&#10;BAAADgAAAAAAAAAAAAAAAAA9AgAAZHJzL2Uyb0RvYy54bWxQSwECLQAKAAAAAAAAACEAL3BWxAm0&#10;AAAJtAAAFAAAAAAAAAAAAAAAAAB1BAAAZHJzL21lZGlhL2ltYWdlMS5qcGdQSwECLQAUAAYACAAA&#10;ACEAuuyBs+AAAAANAQAADwAAAAAAAAAAAAAAAACwuAAAZHJzL2Rvd25yZXYueG1sUEsBAi0AFAAG&#10;AAgAAAAhADedwRi6AAAAIQEAABkAAAAAAAAAAAAAAAAAvbkAAGRycy9fcmVscy9lMm9Eb2MueG1s&#10;LnJlbHNQSwUGAAAAAAYABgB8AQAArroAAAAA&#10;" stroked="f">
                <v:fill r:id="rId10" o:title="" recolor="t" rotate="t" type="frame"/>
                <v:textbox inset="2.53958mm,2.53958mm,2.53958mm,2.53958mm">
                  <w:txbxContent>
                    <w:p w14:paraId="73BFA67E" w14:textId="77777777" w:rsidR="00CD5CA9" w:rsidRDefault="00CD5CA9">
                      <w:pPr>
                        <w:spacing w:after="0" w:line="240" w:lineRule="auto"/>
                        <w:textDirection w:val="btLr"/>
                      </w:pPr>
                    </w:p>
                  </w:txbxContent>
                </v:textbox>
              </v:rect>
            </w:pict>
          </mc:Fallback>
        </mc:AlternateContent>
      </w:r>
      <w:r>
        <mc:AlternateContent>
          <mc:Choice Requires="wps">
            <w:drawing>
              <wp:anchor distT="0" distB="0" distL="114300" distR="114300" simplePos="0" relativeHeight="251660288" behindDoc="0" locked="0" layoutInCell="1" hidden="0" allowOverlap="1" wp14:anchorId="0D551B36" wp14:editId="150195C0">
                <wp:simplePos x="0" y="0"/>
                <wp:positionH relativeFrom="column">
                  <wp:posOffset>4267200</wp:posOffset>
                </wp:positionH>
                <wp:positionV relativeFrom="paragraph">
                  <wp:posOffset>5232400</wp:posOffset>
                </wp:positionV>
                <wp:extent cx="2355850" cy="252730"/>
                <wp:effectExtent l="0" t="0" r="0" b="0"/>
                <wp:wrapSquare wrapText="bothSides" distT="0" distB="0" distL="114300" distR="114300"/>
                <wp:docPr id="8" name="Rectangle 8"/>
                <wp:cNvGraphicFramePr/>
                <a:graphic xmlns:a="http://schemas.openxmlformats.org/drawingml/2006/main">
                  <a:graphicData uri="http://schemas.microsoft.com/office/word/2010/wordprocessingShape">
                    <wps:wsp>
                      <wps:cNvSpPr/>
                      <wps:spPr>
                        <a:xfrm>
                          <a:off x="4177600" y="3663160"/>
                          <a:ext cx="2336800" cy="233680"/>
                        </a:xfrm>
                        <a:prstGeom prst="rect">
                          <a:avLst/>
                        </a:prstGeom>
                        <a:noFill/>
                        <a:ln>
                          <a:noFill/>
                        </a:ln>
                      </wps:spPr>
                      <wps:txbx>
                        <w:txbxContent>
                          <w:p w14:paraId="329119BA" w14:textId="77777777" w:rsidR="00CD5CA9" w:rsidRDefault="00000000">
                            <w:pPr>
                              <w:spacing w:before="40" w:after="40" w:line="240" w:lineRule="auto"/>
                              <w:jc w:val="right"/>
                              <w:textDirection w:val="btLr"/>
                            </w:pPr>
                            <w:r>
                              <w:rPr>
                                <w:rFonts w:ascii="Gill Sans" w:hAnsi="Gill Sans" w:cs="Gill Sans"/>
                                <w:smallCaps/>
                                <w:color w:val="000000"/>
                                <w:sz w:val="12"/>
                              </w:rPr>
                              <w:t>Photo Credit: Imad Friej, USAID/West Bank-Gaza</w:t>
                            </w:r>
                          </w:p>
                        </w:txbxContent>
                      </wps:txbx>
                      <wps:bodyPr spcFirstLastPara="1" wrap="square" lIns="0" tIns="45700" rIns="91425" bIns="45700" anchor="t" anchorCtr="0">
                        <a:noAutofit/>
                      </wps:bodyPr>
                    </wps:wsp>
                  </a:graphicData>
                </a:graphic>
              </wp:anchor>
            </w:drawing>
          </mc:Choice>
          <mc:Fallback>
            <w:pict>
              <v:rect w14:anchorId="0D551B36" id="Rectangle 8" o:spid="_x0000_s1027" style="position:absolute;margin-left:336pt;margin-top:412pt;width:185.5pt;height:19.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hCuwEAAF0DAAAOAAAAZHJzL2Uyb0RvYy54bWysU9tu2zAMfR+wfxD0vthOUqcz4hRDiwwD&#10;ii5Atw9QZCkWYEsaqcTO35eSs6bd3oa9yLzh8PCQXt+NfcdOCtA4W/NilnOmrHSNsYea//yx/XTL&#10;GQZhG9E5q2p+VsjvNh8/rAdfqblrXdcoYARisRp8zdsQfJVlKFvVC5w5rywltYNeBHLhkDUgBkLv&#10;u2ye52U2OGg8OKkQKfowJfkm4WutZPiuNarAupoTt5BeSO8+vtlmLaoDCN8aeaEh/oFFL4ylpq9Q&#10;DyIIdgTzF1RvJDh0Osyk6zOntZEqzUDTFPkf0zy3wqs0C4mD/lUm/H+w8un07HdAMgweKyQzTjFq&#10;6OOX+LGx5stitSpzku9c80VZLoryIpwaA5NUMF8syttYIKlicqKy2RXJA4avyvUsGjUHWkzSS5we&#10;MUylv0tiY+u2puvScjr7LkCYMZJd6UYrjPuRmYYuMPaNkb1rzjtg6OXWUMtHgWEngHZbcDbQvmuO&#10;v44CFGfdN0uCxuNIxvJmFSeB5HwulvMbzvZvM8LK1tEJBc4m8z6kg5pofjkGp00a6Urjwpd2mES5&#10;3Fs8krd+qrr+FZsXAAAA//8DAFBLAwQUAAYACAAAACEA3aKgMN0AAAAMAQAADwAAAGRycy9kb3du&#10;cmV2LnhtbEyPwU7DMBBE70j8g7VI3KhDWgUrxKkQFR9AQO3VjZckEK9N7Kbh79me4Da7O5p9U20X&#10;N4oZpzh40nC/ykAgtd4O1Gl4f3u5UyBiMmTN6Ak1/GCEbX19VZnS+jO94tykTnAIxdJo6FMKpZSx&#10;7dGZuPIBiW8ffnIm8Th10k7mzOFulHmWFdKZgfhDbwI+99h+NSenofm0h10MOO9t+Ha7xquDV63W&#10;tzfL0yOIhEv6M8MFn9GhZqajP5GNYtRQPOTcJWlQ+YbFxZFt1qyOvCrWCmRdyf8l6l8AAAD//wMA&#10;UEsBAi0AFAAGAAgAAAAhALaDOJL+AAAA4QEAABMAAAAAAAAAAAAAAAAAAAAAAFtDb250ZW50X1R5&#10;cGVzXS54bWxQSwECLQAUAAYACAAAACEAOP0h/9YAAACUAQAACwAAAAAAAAAAAAAAAAAvAQAAX3Jl&#10;bHMvLnJlbHNQSwECLQAUAAYACAAAACEA8vp4QrsBAABdAwAADgAAAAAAAAAAAAAAAAAuAgAAZHJz&#10;L2Uyb0RvYy54bWxQSwECLQAUAAYACAAAACEA3aKgMN0AAAAMAQAADwAAAAAAAAAAAAAAAAAVBAAA&#10;ZHJzL2Rvd25yZXYueG1sUEsFBgAAAAAEAAQA8wAAAB8FAAAAAA==&#10;" filled="f" stroked="f">
                <v:textbox inset="0,1.2694mm,2.53958mm,1.2694mm">
                  <w:txbxContent>
                    <w:p w14:paraId="329119BA" w14:textId="77777777" w:rsidR="00CD5CA9" w:rsidRDefault="00000000">
                      <w:pPr>
                        <w:spacing w:before="40" w:after="40" w:line="240" w:lineRule="auto"/>
                        <w:jc w:val="right"/>
                        <w:textDirection w:val="btLr"/>
                      </w:pPr>
                      <w:r>
                        <w:rPr>
                          <w:rFonts w:ascii="Gill Sans" w:hAnsi="Gill Sans" w:cs="Gill Sans"/>
                          <w:smallCaps/>
                          <w:color w:val="000000"/>
                          <w:sz w:val="12"/>
                        </w:rPr>
                        <w:t>Photo Credit: Imad Friej, USAID/West Bank-Gaza</w:t>
                      </w:r>
                    </w:p>
                  </w:txbxContent>
                </v:textbox>
                <w10:wrap type="square"/>
              </v:rect>
            </w:pict>
          </mc:Fallback>
        </mc:AlternateContent>
      </w:r>
    </w:p>
    <w:p w14:paraId="00000002" w14:textId="77777777" w:rsidR="00CD5CA9" w:rsidRDefault="00000000">
      <w:pPr>
        <w:pStyle w:val="Title"/>
        <w:rPr>
          <w:color w:val="7F7F7F"/>
        </w:rPr>
      </w:pPr>
      <w:r>
        <w:rPr>
          <w:color w:val="7F7F7F"/>
        </w:rPr>
        <w:t>FINAL Survey Instrument</w:t>
      </w:r>
    </w:p>
    <w:p w14:paraId="00000003" w14:textId="77777777" w:rsidR="00CD5CA9" w:rsidRDefault="00CD5CA9"/>
    <w:p w14:paraId="00000004" w14:textId="55D1CC1F" w:rsidR="00CD5CA9" w:rsidRDefault="00000000">
      <w:pPr>
        <w:rPr>
          <w:b/>
          <w:color w:val="002060"/>
          <w:sz w:val="28"/>
          <w:szCs w:val="28"/>
        </w:rPr>
      </w:pPr>
      <w:r>
        <w:rPr>
          <w:b/>
          <w:color w:val="002060"/>
          <w:sz w:val="28"/>
          <w:szCs w:val="28"/>
        </w:rPr>
        <w:t xml:space="preserve">November </w:t>
      </w:r>
      <w:r w:rsidR="00B76436">
        <w:rPr>
          <w:b/>
          <w:color w:val="002060"/>
          <w:sz w:val="28"/>
          <w:szCs w:val="28"/>
        </w:rPr>
        <w:t>2</w:t>
      </w:r>
      <w:r>
        <w:rPr>
          <w:b/>
          <w:color w:val="002060"/>
          <w:sz w:val="28"/>
          <w:szCs w:val="28"/>
        </w:rPr>
        <w:t>5, 2024</w:t>
      </w:r>
    </w:p>
    <w:p w14:paraId="00000005" w14:textId="77777777" w:rsidR="00CD5CA9" w:rsidRDefault="00CD5CA9">
      <w:pPr>
        <w:spacing w:after="0" w:line="240" w:lineRule="auto"/>
        <w:rPr>
          <w:smallCaps/>
          <w:color w:val="7F7F7F"/>
          <w:sz w:val="52"/>
          <w:szCs w:val="52"/>
        </w:rPr>
      </w:pPr>
    </w:p>
    <w:p w14:paraId="00000006" w14:textId="77777777" w:rsidR="00CD5CA9" w:rsidRDefault="00CD5CA9"/>
    <w:p w14:paraId="00000007" w14:textId="77777777" w:rsidR="00CD5CA9" w:rsidRDefault="00CD5CA9"/>
    <w:p w14:paraId="00000008" w14:textId="77777777" w:rsidR="00CD5CA9" w:rsidRDefault="00CD5CA9"/>
    <w:p w14:paraId="00000009" w14:textId="77777777" w:rsidR="00CD5CA9" w:rsidRDefault="00000000">
      <w:pPr>
        <w:tabs>
          <w:tab w:val="left" w:pos="2290"/>
        </w:tabs>
      </w:pPr>
      <w:r>
        <w:lastRenderedPageBreak/>
        <w:tab/>
      </w:r>
    </w:p>
    <w:p w14:paraId="0000000A" w14:textId="77777777" w:rsidR="00CD5CA9" w:rsidRDefault="00000000">
      <w:pPr>
        <w:keepNext/>
        <w:keepLines/>
        <w:pBdr>
          <w:top w:val="nil"/>
          <w:left w:val="nil"/>
          <w:bottom w:val="nil"/>
          <w:right w:val="nil"/>
          <w:between w:val="nil"/>
        </w:pBdr>
        <w:spacing w:before="480" w:after="0" w:line="276" w:lineRule="auto"/>
        <w:rPr>
          <w:rFonts w:ascii="Gill Sans" w:hAnsi="Gill Sans" w:cs="Gill Sans"/>
          <w:smallCaps/>
          <w:color w:val="BA0C2F"/>
          <w:sz w:val="28"/>
          <w:szCs w:val="28"/>
        </w:rPr>
      </w:pPr>
      <w:r>
        <w:rPr>
          <w:rFonts w:ascii="Gill Sans" w:hAnsi="Gill Sans" w:cs="Gill Sans"/>
          <w:smallCaps/>
          <w:color w:val="BA0C2F"/>
          <w:sz w:val="28"/>
          <w:szCs w:val="28"/>
        </w:rPr>
        <w:t>Contents</w:t>
      </w:r>
    </w:p>
    <w:sdt>
      <w:sdtPr>
        <w:rPr>
          <w:caps w:val="0"/>
          <w:sz w:val="22"/>
          <w:szCs w:val="22"/>
        </w:rPr>
        <w:id w:val="120190427"/>
        <w:docPartObj>
          <w:docPartGallery w:val="Table of Contents"/>
          <w:docPartUnique/>
        </w:docPartObj>
      </w:sdtPr>
      <w:sdtContent>
        <w:p w14:paraId="07C60A73" w14:textId="461D2258" w:rsidR="00B76436" w:rsidRDefault="00000000">
          <w:pPr>
            <w:pStyle w:val="TOC1"/>
            <w:rPr>
              <w:rFonts w:asciiTheme="minorHAnsi" w:eastAsiaTheme="minorEastAsia" w:hAnsiTheme="minorHAnsi" w:cstheme="minorBidi"/>
              <w:caps w:val="0"/>
              <w:noProof/>
              <w:color w:val="auto"/>
              <w:kern w:val="2"/>
              <w:sz w:val="22"/>
              <w:szCs w:val="22"/>
              <w14:ligatures w14:val="standardContextual"/>
            </w:rPr>
          </w:pPr>
          <w:r>
            <w:fldChar w:fldCharType="begin"/>
          </w:r>
          <w:r>
            <w:instrText xml:space="preserve"> TOC \h \u \z \t "Heading 1,1,Heading 2,2,Heading 3,3,"</w:instrText>
          </w:r>
          <w:r>
            <w:fldChar w:fldCharType="separate"/>
          </w:r>
          <w:hyperlink w:anchor="_Toc183466653" w:history="1">
            <w:r w:rsidR="00B76436" w:rsidRPr="007E336D">
              <w:rPr>
                <w:rStyle w:val="Hyperlink"/>
                <w:noProof/>
              </w:rPr>
              <w:t>Introduction and Consent</w:t>
            </w:r>
            <w:r w:rsidR="00B76436">
              <w:rPr>
                <w:noProof/>
                <w:webHidden/>
              </w:rPr>
              <w:tab/>
            </w:r>
            <w:r w:rsidR="00B76436">
              <w:rPr>
                <w:noProof/>
                <w:webHidden/>
              </w:rPr>
              <w:fldChar w:fldCharType="begin"/>
            </w:r>
            <w:r w:rsidR="00B76436">
              <w:rPr>
                <w:noProof/>
                <w:webHidden/>
              </w:rPr>
              <w:instrText xml:space="preserve"> PAGEREF _Toc183466653 \h </w:instrText>
            </w:r>
            <w:r w:rsidR="00B76436">
              <w:rPr>
                <w:noProof/>
                <w:webHidden/>
              </w:rPr>
            </w:r>
            <w:r w:rsidR="00B76436">
              <w:rPr>
                <w:noProof/>
                <w:webHidden/>
              </w:rPr>
              <w:fldChar w:fldCharType="separate"/>
            </w:r>
            <w:r w:rsidR="00B76436">
              <w:rPr>
                <w:noProof/>
                <w:webHidden/>
              </w:rPr>
              <w:t>3</w:t>
            </w:r>
            <w:r w:rsidR="00B76436">
              <w:rPr>
                <w:noProof/>
                <w:webHidden/>
              </w:rPr>
              <w:fldChar w:fldCharType="end"/>
            </w:r>
          </w:hyperlink>
        </w:p>
        <w:p w14:paraId="538B905A" w14:textId="0B377D64" w:rsidR="00B76436" w:rsidRDefault="00000000">
          <w:pPr>
            <w:pStyle w:val="TOC3"/>
            <w:rPr>
              <w:rFonts w:asciiTheme="minorHAnsi" w:eastAsiaTheme="minorEastAsia" w:hAnsiTheme="minorHAnsi" w:cstheme="minorBidi"/>
              <w:caps w:val="0"/>
              <w:noProof/>
              <w:color w:val="auto"/>
              <w:kern w:val="2"/>
              <w14:ligatures w14:val="standardContextual"/>
            </w:rPr>
          </w:pPr>
          <w:hyperlink w:anchor="_Toc183466654" w:history="1">
            <w:r w:rsidR="00B76436" w:rsidRPr="007E336D">
              <w:rPr>
                <w:rStyle w:val="Hyperlink"/>
                <w:noProof/>
              </w:rPr>
              <w:t>Procedure NUMBER ONE. Gaza remote calls</w:t>
            </w:r>
            <w:r w:rsidR="00B76436">
              <w:rPr>
                <w:noProof/>
                <w:webHidden/>
              </w:rPr>
              <w:tab/>
            </w:r>
            <w:r w:rsidR="00B76436">
              <w:rPr>
                <w:noProof/>
                <w:webHidden/>
              </w:rPr>
              <w:fldChar w:fldCharType="begin"/>
            </w:r>
            <w:r w:rsidR="00B76436">
              <w:rPr>
                <w:noProof/>
                <w:webHidden/>
              </w:rPr>
              <w:instrText xml:space="preserve"> PAGEREF _Toc183466654 \h </w:instrText>
            </w:r>
            <w:r w:rsidR="00B76436">
              <w:rPr>
                <w:noProof/>
                <w:webHidden/>
              </w:rPr>
            </w:r>
            <w:r w:rsidR="00B76436">
              <w:rPr>
                <w:noProof/>
                <w:webHidden/>
              </w:rPr>
              <w:fldChar w:fldCharType="separate"/>
            </w:r>
            <w:r w:rsidR="00B76436">
              <w:rPr>
                <w:noProof/>
                <w:webHidden/>
              </w:rPr>
              <w:t>3</w:t>
            </w:r>
            <w:r w:rsidR="00B76436">
              <w:rPr>
                <w:noProof/>
                <w:webHidden/>
              </w:rPr>
              <w:fldChar w:fldCharType="end"/>
            </w:r>
          </w:hyperlink>
        </w:p>
        <w:p w14:paraId="2C2DBDD7" w14:textId="09CDBFA6" w:rsidR="00B76436" w:rsidRDefault="00000000">
          <w:pPr>
            <w:pStyle w:val="TOC3"/>
            <w:rPr>
              <w:rFonts w:asciiTheme="minorHAnsi" w:eastAsiaTheme="minorEastAsia" w:hAnsiTheme="minorHAnsi" w:cstheme="minorBidi"/>
              <w:caps w:val="0"/>
              <w:noProof/>
              <w:color w:val="auto"/>
              <w:kern w:val="2"/>
              <w14:ligatures w14:val="standardContextual"/>
            </w:rPr>
          </w:pPr>
          <w:hyperlink w:anchor="_Toc183466655" w:history="1">
            <w:r w:rsidR="00B76436" w:rsidRPr="007E336D">
              <w:rPr>
                <w:rStyle w:val="Hyperlink"/>
                <w:noProof/>
              </w:rPr>
              <w:t>Procedure NUMBER Two: West Bank households</w:t>
            </w:r>
            <w:r w:rsidR="00B76436">
              <w:rPr>
                <w:noProof/>
                <w:webHidden/>
              </w:rPr>
              <w:tab/>
            </w:r>
            <w:r w:rsidR="00B76436">
              <w:rPr>
                <w:noProof/>
                <w:webHidden/>
              </w:rPr>
              <w:fldChar w:fldCharType="begin"/>
            </w:r>
            <w:r w:rsidR="00B76436">
              <w:rPr>
                <w:noProof/>
                <w:webHidden/>
              </w:rPr>
              <w:instrText xml:space="preserve"> PAGEREF _Toc183466655 \h </w:instrText>
            </w:r>
            <w:r w:rsidR="00B76436">
              <w:rPr>
                <w:noProof/>
                <w:webHidden/>
              </w:rPr>
            </w:r>
            <w:r w:rsidR="00B76436">
              <w:rPr>
                <w:noProof/>
                <w:webHidden/>
              </w:rPr>
              <w:fldChar w:fldCharType="separate"/>
            </w:r>
            <w:r w:rsidR="00B76436">
              <w:rPr>
                <w:noProof/>
                <w:webHidden/>
              </w:rPr>
              <w:t>4</w:t>
            </w:r>
            <w:r w:rsidR="00B76436">
              <w:rPr>
                <w:noProof/>
                <w:webHidden/>
              </w:rPr>
              <w:fldChar w:fldCharType="end"/>
            </w:r>
          </w:hyperlink>
        </w:p>
        <w:p w14:paraId="71D89F38" w14:textId="2CA030E5" w:rsidR="00B76436" w:rsidRDefault="00000000">
          <w:pPr>
            <w:pStyle w:val="TOC1"/>
            <w:rPr>
              <w:rFonts w:asciiTheme="minorHAnsi" w:eastAsiaTheme="minorEastAsia" w:hAnsiTheme="minorHAnsi" w:cstheme="minorBidi"/>
              <w:caps w:val="0"/>
              <w:noProof/>
              <w:color w:val="auto"/>
              <w:kern w:val="2"/>
              <w:sz w:val="22"/>
              <w:szCs w:val="22"/>
              <w14:ligatures w14:val="standardContextual"/>
            </w:rPr>
          </w:pPr>
          <w:hyperlink w:anchor="_Toc183466656" w:history="1">
            <w:r w:rsidR="00B76436" w:rsidRPr="007E336D">
              <w:rPr>
                <w:rStyle w:val="Hyperlink"/>
                <w:noProof/>
              </w:rPr>
              <w:t>Survey</w:t>
            </w:r>
            <w:r w:rsidR="00B76436">
              <w:rPr>
                <w:noProof/>
                <w:webHidden/>
              </w:rPr>
              <w:tab/>
            </w:r>
            <w:r w:rsidR="00B76436">
              <w:rPr>
                <w:noProof/>
                <w:webHidden/>
              </w:rPr>
              <w:fldChar w:fldCharType="begin"/>
            </w:r>
            <w:r w:rsidR="00B76436">
              <w:rPr>
                <w:noProof/>
                <w:webHidden/>
              </w:rPr>
              <w:instrText xml:space="preserve"> PAGEREF _Toc183466656 \h </w:instrText>
            </w:r>
            <w:r w:rsidR="00B76436">
              <w:rPr>
                <w:noProof/>
                <w:webHidden/>
              </w:rPr>
            </w:r>
            <w:r w:rsidR="00B76436">
              <w:rPr>
                <w:noProof/>
                <w:webHidden/>
              </w:rPr>
              <w:fldChar w:fldCharType="separate"/>
            </w:r>
            <w:r w:rsidR="00B76436">
              <w:rPr>
                <w:noProof/>
                <w:webHidden/>
              </w:rPr>
              <w:t>7</w:t>
            </w:r>
            <w:r w:rsidR="00B76436">
              <w:rPr>
                <w:noProof/>
                <w:webHidden/>
              </w:rPr>
              <w:fldChar w:fldCharType="end"/>
            </w:r>
          </w:hyperlink>
        </w:p>
        <w:p w14:paraId="1E611770" w14:textId="546D6607" w:rsidR="00B76436" w:rsidRDefault="00000000">
          <w:pPr>
            <w:pStyle w:val="TOC3"/>
            <w:rPr>
              <w:rFonts w:asciiTheme="minorHAnsi" w:eastAsiaTheme="minorEastAsia" w:hAnsiTheme="minorHAnsi" w:cstheme="minorBidi"/>
              <w:caps w:val="0"/>
              <w:noProof/>
              <w:color w:val="auto"/>
              <w:kern w:val="2"/>
              <w14:ligatures w14:val="standardContextual"/>
            </w:rPr>
          </w:pPr>
          <w:hyperlink w:anchor="_Toc183466657" w:history="1">
            <w:r w:rsidR="00B76436" w:rsidRPr="007E336D">
              <w:rPr>
                <w:rStyle w:val="Hyperlink"/>
                <w:noProof/>
              </w:rPr>
              <w:t>Perception of USAID</w:t>
            </w:r>
            <w:r w:rsidR="00B76436">
              <w:rPr>
                <w:noProof/>
                <w:webHidden/>
              </w:rPr>
              <w:tab/>
            </w:r>
            <w:r w:rsidR="00B76436">
              <w:rPr>
                <w:noProof/>
                <w:webHidden/>
              </w:rPr>
              <w:fldChar w:fldCharType="begin"/>
            </w:r>
            <w:r w:rsidR="00B76436">
              <w:rPr>
                <w:noProof/>
                <w:webHidden/>
              </w:rPr>
              <w:instrText xml:space="preserve"> PAGEREF _Toc183466657 \h </w:instrText>
            </w:r>
            <w:r w:rsidR="00B76436">
              <w:rPr>
                <w:noProof/>
                <w:webHidden/>
              </w:rPr>
            </w:r>
            <w:r w:rsidR="00B76436">
              <w:rPr>
                <w:noProof/>
                <w:webHidden/>
              </w:rPr>
              <w:fldChar w:fldCharType="separate"/>
            </w:r>
            <w:r w:rsidR="00B76436">
              <w:rPr>
                <w:noProof/>
                <w:webHidden/>
              </w:rPr>
              <w:t>7</w:t>
            </w:r>
            <w:r w:rsidR="00B76436">
              <w:rPr>
                <w:noProof/>
                <w:webHidden/>
              </w:rPr>
              <w:fldChar w:fldCharType="end"/>
            </w:r>
          </w:hyperlink>
        </w:p>
        <w:p w14:paraId="0DCCF357" w14:textId="08F28A27" w:rsidR="00B76436" w:rsidRDefault="00000000">
          <w:pPr>
            <w:pStyle w:val="TOC3"/>
            <w:rPr>
              <w:rFonts w:asciiTheme="minorHAnsi" w:eastAsiaTheme="minorEastAsia" w:hAnsiTheme="minorHAnsi" w:cstheme="minorBidi"/>
              <w:caps w:val="0"/>
              <w:noProof/>
              <w:color w:val="auto"/>
              <w:kern w:val="2"/>
              <w14:ligatures w14:val="standardContextual"/>
            </w:rPr>
          </w:pPr>
          <w:hyperlink w:anchor="_Toc183466658" w:history="1">
            <w:r w:rsidR="00B76436" w:rsidRPr="007E336D">
              <w:rPr>
                <w:rStyle w:val="Hyperlink"/>
                <w:noProof/>
              </w:rPr>
              <w:t>Perception of U.S. Government and pEOPLE</w:t>
            </w:r>
            <w:r w:rsidR="00B76436">
              <w:rPr>
                <w:noProof/>
                <w:webHidden/>
              </w:rPr>
              <w:tab/>
            </w:r>
            <w:r w:rsidR="00B76436">
              <w:rPr>
                <w:noProof/>
                <w:webHidden/>
              </w:rPr>
              <w:fldChar w:fldCharType="begin"/>
            </w:r>
            <w:r w:rsidR="00B76436">
              <w:rPr>
                <w:noProof/>
                <w:webHidden/>
              </w:rPr>
              <w:instrText xml:space="preserve"> PAGEREF _Toc183466658 \h </w:instrText>
            </w:r>
            <w:r w:rsidR="00B76436">
              <w:rPr>
                <w:noProof/>
                <w:webHidden/>
              </w:rPr>
            </w:r>
            <w:r w:rsidR="00B76436">
              <w:rPr>
                <w:noProof/>
                <w:webHidden/>
              </w:rPr>
              <w:fldChar w:fldCharType="separate"/>
            </w:r>
            <w:r w:rsidR="00B76436">
              <w:rPr>
                <w:noProof/>
                <w:webHidden/>
              </w:rPr>
              <w:t>10</w:t>
            </w:r>
            <w:r w:rsidR="00B76436">
              <w:rPr>
                <w:noProof/>
                <w:webHidden/>
              </w:rPr>
              <w:fldChar w:fldCharType="end"/>
            </w:r>
          </w:hyperlink>
        </w:p>
        <w:p w14:paraId="0AA0074F" w14:textId="5D626303" w:rsidR="00B76436" w:rsidRDefault="00000000">
          <w:pPr>
            <w:pStyle w:val="TOC3"/>
            <w:rPr>
              <w:rFonts w:asciiTheme="minorHAnsi" w:eastAsiaTheme="minorEastAsia" w:hAnsiTheme="minorHAnsi" w:cstheme="minorBidi"/>
              <w:caps w:val="0"/>
              <w:noProof/>
              <w:color w:val="auto"/>
              <w:kern w:val="2"/>
              <w14:ligatures w14:val="standardContextual"/>
            </w:rPr>
          </w:pPr>
          <w:hyperlink w:anchor="_Toc183466659" w:history="1">
            <w:r w:rsidR="00B76436" w:rsidRPr="007E336D">
              <w:rPr>
                <w:rStyle w:val="Hyperlink"/>
                <w:noProof/>
              </w:rPr>
              <w:t>Information treatment (randomized)</w:t>
            </w:r>
            <w:r w:rsidR="00B76436">
              <w:rPr>
                <w:noProof/>
                <w:webHidden/>
              </w:rPr>
              <w:tab/>
            </w:r>
            <w:r w:rsidR="00B76436">
              <w:rPr>
                <w:noProof/>
                <w:webHidden/>
              </w:rPr>
              <w:fldChar w:fldCharType="begin"/>
            </w:r>
            <w:r w:rsidR="00B76436">
              <w:rPr>
                <w:noProof/>
                <w:webHidden/>
              </w:rPr>
              <w:instrText xml:space="preserve"> PAGEREF _Toc183466659 \h </w:instrText>
            </w:r>
            <w:r w:rsidR="00B76436">
              <w:rPr>
                <w:noProof/>
                <w:webHidden/>
              </w:rPr>
            </w:r>
            <w:r w:rsidR="00B76436">
              <w:rPr>
                <w:noProof/>
                <w:webHidden/>
              </w:rPr>
              <w:fldChar w:fldCharType="separate"/>
            </w:r>
            <w:r w:rsidR="00B76436">
              <w:rPr>
                <w:noProof/>
                <w:webHidden/>
              </w:rPr>
              <w:t>11</w:t>
            </w:r>
            <w:r w:rsidR="00B76436">
              <w:rPr>
                <w:noProof/>
                <w:webHidden/>
              </w:rPr>
              <w:fldChar w:fldCharType="end"/>
            </w:r>
          </w:hyperlink>
        </w:p>
        <w:p w14:paraId="384505BE" w14:textId="692174A9" w:rsidR="00B76436" w:rsidRDefault="00000000">
          <w:pPr>
            <w:pStyle w:val="TOC3"/>
            <w:rPr>
              <w:rFonts w:asciiTheme="minorHAnsi" w:eastAsiaTheme="minorEastAsia" w:hAnsiTheme="minorHAnsi" w:cstheme="minorBidi"/>
              <w:caps w:val="0"/>
              <w:noProof/>
              <w:color w:val="auto"/>
              <w:kern w:val="2"/>
              <w14:ligatures w14:val="standardContextual"/>
            </w:rPr>
          </w:pPr>
          <w:hyperlink w:anchor="_Toc183466660" w:history="1">
            <w:r w:rsidR="00B76436" w:rsidRPr="007E336D">
              <w:rPr>
                <w:rStyle w:val="Hyperlink"/>
                <w:noProof/>
              </w:rPr>
              <w:t xml:space="preserve">eXPOSURE TO USAID </w:t>
            </w:r>
            <w:r w:rsidR="00B76436" w:rsidRPr="007E336D">
              <w:rPr>
                <w:rStyle w:val="Hyperlink"/>
                <w:i/>
                <w:noProof/>
              </w:rPr>
              <w:t>[ if Q3 == 1 OR Q3 == 2]</w:t>
            </w:r>
            <w:r w:rsidR="00B76436">
              <w:rPr>
                <w:noProof/>
                <w:webHidden/>
              </w:rPr>
              <w:tab/>
            </w:r>
            <w:r w:rsidR="00B76436">
              <w:rPr>
                <w:noProof/>
                <w:webHidden/>
              </w:rPr>
              <w:fldChar w:fldCharType="begin"/>
            </w:r>
            <w:r w:rsidR="00B76436">
              <w:rPr>
                <w:noProof/>
                <w:webHidden/>
              </w:rPr>
              <w:instrText xml:space="preserve"> PAGEREF _Toc183466660 \h </w:instrText>
            </w:r>
            <w:r w:rsidR="00B76436">
              <w:rPr>
                <w:noProof/>
                <w:webHidden/>
              </w:rPr>
            </w:r>
            <w:r w:rsidR="00B76436">
              <w:rPr>
                <w:noProof/>
                <w:webHidden/>
              </w:rPr>
              <w:fldChar w:fldCharType="separate"/>
            </w:r>
            <w:r w:rsidR="00B76436">
              <w:rPr>
                <w:noProof/>
                <w:webHidden/>
              </w:rPr>
              <w:t>12</w:t>
            </w:r>
            <w:r w:rsidR="00B76436">
              <w:rPr>
                <w:noProof/>
                <w:webHidden/>
              </w:rPr>
              <w:fldChar w:fldCharType="end"/>
            </w:r>
          </w:hyperlink>
        </w:p>
        <w:p w14:paraId="4AFA0BA9" w14:textId="42919790" w:rsidR="00B76436" w:rsidRDefault="00000000">
          <w:pPr>
            <w:pStyle w:val="TOC3"/>
            <w:rPr>
              <w:rFonts w:asciiTheme="minorHAnsi" w:eastAsiaTheme="minorEastAsia" w:hAnsiTheme="minorHAnsi" w:cstheme="minorBidi"/>
              <w:caps w:val="0"/>
              <w:noProof/>
              <w:color w:val="auto"/>
              <w:kern w:val="2"/>
              <w14:ligatures w14:val="standardContextual"/>
            </w:rPr>
          </w:pPr>
          <w:hyperlink w:anchor="_Toc183466661" w:history="1">
            <w:r w:rsidR="00B76436" w:rsidRPr="007E336D">
              <w:rPr>
                <w:rStyle w:val="Hyperlink"/>
                <w:noProof/>
              </w:rPr>
              <w:t>eXPOSURE TO OTHER dEVELOPMENT AND humanitarian ACTORS</w:t>
            </w:r>
            <w:r w:rsidR="00B76436">
              <w:rPr>
                <w:noProof/>
                <w:webHidden/>
              </w:rPr>
              <w:tab/>
            </w:r>
            <w:r w:rsidR="00B76436">
              <w:rPr>
                <w:noProof/>
                <w:webHidden/>
              </w:rPr>
              <w:fldChar w:fldCharType="begin"/>
            </w:r>
            <w:r w:rsidR="00B76436">
              <w:rPr>
                <w:noProof/>
                <w:webHidden/>
              </w:rPr>
              <w:instrText xml:space="preserve"> PAGEREF _Toc183466661 \h </w:instrText>
            </w:r>
            <w:r w:rsidR="00B76436">
              <w:rPr>
                <w:noProof/>
                <w:webHidden/>
              </w:rPr>
            </w:r>
            <w:r w:rsidR="00B76436">
              <w:rPr>
                <w:noProof/>
                <w:webHidden/>
              </w:rPr>
              <w:fldChar w:fldCharType="separate"/>
            </w:r>
            <w:r w:rsidR="00B76436">
              <w:rPr>
                <w:noProof/>
                <w:webHidden/>
              </w:rPr>
              <w:t>13</w:t>
            </w:r>
            <w:r w:rsidR="00B76436">
              <w:rPr>
                <w:noProof/>
                <w:webHidden/>
              </w:rPr>
              <w:fldChar w:fldCharType="end"/>
            </w:r>
          </w:hyperlink>
        </w:p>
        <w:p w14:paraId="759E30BA" w14:textId="7D0CC526" w:rsidR="00B76436" w:rsidRDefault="00000000">
          <w:pPr>
            <w:pStyle w:val="TOC3"/>
            <w:rPr>
              <w:rFonts w:asciiTheme="minorHAnsi" w:eastAsiaTheme="minorEastAsia" w:hAnsiTheme="minorHAnsi" w:cstheme="minorBidi"/>
              <w:caps w:val="0"/>
              <w:noProof/>
              <w:color w:val="auto"/>
              <w:kern w:val="2"/>
              <w14:ligatures w14:val="standardContextual"/>
            </w:rPr>
          </w:pPr>
          <w:hyperlink w:anchor="_Toc183466662" w:history="1">
            <w:r w:rsidR="00B76436" w:rsidRPr="007E336D">
              <w:rPr>
                <w:rStyle w:val="Hyperlink"/>
                <w:noProof/>
              </w:rPr>
              <w:t>Media Use</w:t>
            </w:r>
            <w:r w:rsidR="00B76436">
              <w:rPr>
                <w:noProof/>
                <w:webHidden/>
              </w:rPr>
              <w:tab/>
            </w:r>
            <w:r w:rsidR="00B76436">
              <w:rPr>
                <w:noProof/>
                <w:webHidden/>
              </w:rPr>
              <w:fldChar w:fldCharType="begin"/>
            </w:r>
            <w:r w:rsidR="00B76436">
              <w:rPr>
                <w:noProof/>
                <w:webHidden/>
              </w:rPr>
              <w:instrText xml:space="preserve"> PAGEREF _Toc183466662 \h </w:instrText>
            </w:r>
            <w:r w:rsidR="00B76436">
              <w:rPr>
                <w:noProof/>
                <w:webHidden/>
              </w:rPr>
            </w:r>
            <w:r w:rsidR="00B76436">
              <w:rPr>
                <w:noProof/>
                <w:webHidden/>
              </w:rPr>
              <w:fldChar w:fldCharType="separate"/>
            </w:r>
            <w:r w:rsidR="00B76436">
              <w:rPr>
                <w:noProof/>
                <w:webHidden/>
              </w:rPr>
              <w:t>15</w:t>
            </w:r>
            <w:r w:rsidR="00B76436">
              <w:rPr>
                <w:noProof/>
                <w:webHidden/>
              </w:rPr>
              <w:fldChar w:fldCharType="end"/>
            </w:r>
          </w:hyperlink>
        </w:p>
        <w:p w14:paraId="50C043B5" w14:textId="1DFEC486" w:rsidR="00B76436" w:rsidRDefault="00000000">
          <w:pPr>
            <w:pStyle w:val="TOC3"/>
            <w:rPr>
              <w:rFonts w:asciiTheme="minorHAnsi" w:eastAsiaTheme="minorEastAsia" w:hAnsiTheme="minorHAnsi" w:cstheme="minorBidi"/>
              <w:caps w:val="0"/>
              <w:noProof/>
              <w:color w:val="auto"/>
              <w:kern w:val="2"/>
              <w14:ligatures w14:val="standardContextual"/>
            </w:rPr>
          </w:pPr>
          <w:hyperlink w:anchor="_Toc183466663" w:history="1">
            <w:r w:rsidR="00B76436" w:rsidRPr="007E336D">
              <w:rPr>
                <w:rStyle w:val="Hyperlink"/>
                <w:noProof/>
              </w:rPr>
              <w:t>Development Priorities</w:t>
            </w:r>
            <w:r w:rsidR="00B76436">
              <w:rPr>
                <w:noProof/>
                <w:webHidden/>
              </w:rPr>
              <w:tab/>
            </w:r>
            <w:r w:rsidR="00B76436">
              <w:rPr>
                <w:noProof/>
                <w:webHidden/>
              </w:rPr>
              <w:fldChar w:fldCharType="begin"/>
            </w:r>
            <w:r w:rsidR="00B76436">
              <w:rPr>
                <w:noProof/>
                <w:webHidden/>
              </w:rPr>
              <w:instrText xml:space="preserve"> PAGEREF _Toc183466663 \h </w:instrText>
            </w:r>
            <w:r w:rsidR="00B76436">
              <w:rPr>
                <w:noProof/>
                <w:webHidden/>
              </w:rPr>
            </w:r>
            <w:r w:rsidR="00B76436">
              <w:rPr>
                <w:noProof/>
                <w:webHidden/>
              </w:rPr>
              <w:fldChar w:fldCharType="separate"/>
            </w:r>
            <w:r w:rsidR="00B76436">
              <w:rPr>
                <w:noProof/>
                <w:webHidden/>
              </w:rPr>
              <w:t>18</w:t>
            </w:r>
            <w:r w:rsidR="00B76436">
              <w:rPr>
                <w:noProof/>
                <w:webHidden/>
              </w:rPr>
              <w:fldChar w:fldCharType="end"/>
            </w:r>
          </w:hyperlink>
        </w:p>
        <w:p w14:paraId="7AF26592" w14:textId="175028B5" w:rsidR="00B76436" w:rsidRDefault="00000000">
          <w:pPr>
            <w:pStyle w:val="TOC3"/>
            <w:rPr>
              <w:rFonts w:asciiTheme="minorHAnsi" w:eastAsiaTheme="minorEastAsia" w:hAnsiTheme="minorHAnsi" w:cstheme="minorBidi"/>
              <w:caps w:val="0"/>
              <w:noProof/>
              <w:color w:val="auto"/>
              <w:kern w:val="2"/>
              <w14:ligatures w14:val="standardContextual"/>
            </w:rPr>
          </w:pPr>
          <w:hyperlink w:anchor="_Toc183466664" w:history="1">
            <w:r w:rsidR="00B76436" w:rsidRPr="007E336D">
              <w:rPr>
                <w:rStyle w:val="Hyperlink"/>
                <w:noProof/>
              </w:rPr>
              <w:t>Household Characteristics</w:t>
            </w:r>
            <w:r w:rsidR="00B76436">
              <w:rPr>
                <w:noProof/>
                <w:webHidden/>
              </w:rPr>
              <w:tab/>
            </w:r>
            <w:r w:rsidR="00B76436">
              <w:rPr>
                <w:noProof/>
                <w:webHidden/>
              </w:rPr>
              <w:fldChar w:fldCharType="begin"/>
            </w:r>
            <w:r w:rsidR="00B76436">
              <w:rPr>
                <w:noProof/>
                <w:webHidden/>
              </w:rPr>
              <w:instrText xml:space="preserve"> PAGEREF _Toc183466664 \h </w:instrText>
            </w:r>
            <w:r w:rsidR="00B76436">
              <w:rPr>
                <w:noProof/>
                <w:webHidden/>
              </w:rPr>
            </w:r>
            <w:r w:rsidR="00B76436">
              <w:rPr>
                <w:noProof/>
                <w:webHidden/>
              </w:rPr>
              <w:fldChar w:fldCharType="separate"/>
            </w:r>
            <w:r w:rsidR="00B76436">
              <w:rPr>
                <w:noProof/>
                <w:webHidden/>
              </w:rPr>
              <w:t>20</w:t>
            </w:r>
            <w:r w:rsidR="00B76436">
              <w:rPr>
                <w:noProof/>
                <w:webHidden/>
              </w:rPr>
              <w:fldChar w:fldCharType="end"/>
            </w:r>
          </w:hyperlink>
        </w:p>
        <w:p w14:paraId="402F84AE" w14:textId="6E631A69" w:rsidR="00B76436" w:rsidRDefault="00000000">
          <w:pPr>
            <w:pStyle w:val="TOC2"/>
            <w:rPr>
              <w:rFonts w:asciiTheme="minorHAnsi" w:eastAsiaTheme="minorEastAsia" w:hAnsiTheme="minorHAnsi" w:cstheme="minorBidi"/>
              <w:caps w:val="0"/>
              <w:noProof/>
              <w:color w:val="auto"/>
              <w:kern w:val="2"/>
              <w14:ligatures w14:val="standardContextual"/>
            </w:rPr>
          </w:pPr>
          <w:hyperlink w:anchor="_Toc183466665" w:history="1">
            <w:r w:rsidR="00B76436" w:rsidRPr="007E336D">
              <w:rPr>
                <w:rStyle w:val="Hyperlink"/>
                <w:noProof/>
              </w:rPr>
              <w:t>Respondent Demographics</w:t>
            </w:r>
            <w:r w:rsidR="00B76436">
              <w:rPr>
                <w:noProof/>
                <w:webHidden/>
              </w:rPr>
              <w:tab/>
            </w:r>
            <w:r w:rsidR="00B76436">
              <w:rPr>
                <w:noProof/>
                <w:webHidden/>
              </w:rPr>
              <w:fldChar w:fldCharType="begin"/>
            </w:r>
            <w:r w:rsidR="00B76436">
              <w:rPr>
                <w:noProof/>
                <w:webHidden/>
              </w:rPr>
              <w:instrText xml:space="preserve"> PAGEREF _Toc183466665 \h </w:instrText>
            </w:r>
            <w:r w:rsidR="00B76436">
              <w:rPr>
                <w:noProof/>
                <w:webHidden/>
              </w:rPr>
            </w:r>
            <w:r w:rsidR="00B76436">
              <w:rPr>
                <w:noProof/>
                <w:webHidden/>
              </w:rPr>
              <w:fldChar w:fldCharType="separate"/>
            </w:r>
            <w:r w:rsidR="00B76436">
              <w:rPr>
                <w:noProof/>
                <w:webHidden/>
              </w:rPr>
              <w:t>21</w:t>
            </w:r>
            <w:r w:rsidR="00B76436">
              <w:rPr>
                <w:noProof/>
                <w:webHidden/>
              </w:rPr>
              <w:fldChar w:fldCharType="end"/>
            </w:r>
          </w:hyperlink>
        </w:p>
        <w:p w14:paraId="7A01DDC0" w14:textId="4B58417E" w:rsidR="00B76436" w:rsidRDefault="00000000">
          <w:pPr>
            <w:pStyle w:val="TOC3"/>
            <w:rPr>
              <w:rFonts w:asciiTheme="minorHAnsi" w:eastAsiaTheme="minorEastAsia" w:hAnsiTheme="minorHAnsi" w:cstheme="minorBidi"/>
              <w:caps w:val="0"/>
              <w:noProof/>
              <w:color w:val="auto"/>
              <w:kern w:val="2"/>
              <w14:ligatures w14:val="standardContextual"/>
            </w:rPr>
          </w:pPr>
          <w:hyperlink w:anchor="_Toc183466666" w:history="1">
            <w:r w:rsidR="00B76436" w:rsidRPr="007E336D">
              <w:rPr>
                <w:rStyle w:val="Hyperlink"/>
                <w:noProof/>
              </w:rPr>
              <w:t>Read Closing Statement to the Respondent:</w:t>
            </w:r>
            <w:r w:rsidR="00B76436">
              <w:rPr>
                <w:noProof/>
                <w:webHidden/>
              </w:rPr>
              <w:tab/>
            </w:r>
            <w:r w:rsidR="00B76436">
              <w:rPr>
                <w:noProof/>
                <w:webHidden/>
              </w:rPr>
              <w:fldChar w:fldCharType="begin"/>
            </w:r>
            <w:r w:rsidR="00B76436">
              <w:rPr>
                <w:noProof/>
                <w:webHidden/>
              </w:rPr>
              <w:instrText xml:space="preserve"> PAGEREF _Toc183466666 \h </w:instrText>
            </w:r>
            <w:r w:rsidR="00B76436">
              <w:rPr>
                <w:noProof/>
                <w:webHidden/>
              </w:rPr>
            </w:r>
            <w:r w:rsidR="00B76436">
              <w:rPr>
                <w:noProof/>
                <w:webHidden/>
              </w:rPr>
              <w:fldChar w:fldCharType="separate"/>
            </w:r>
            <w:r w:rsidR="00B76436">
              <w:rPr>
                <w:noProof/>
                <w:webHidden/>
              </w:rPr>
              <w:t>23</w:t>
            </w:r>
            <w:r w:rsidR="00B76436">
              <w:rPr>
                <w:noProof/>
                <w:webHidden/>
              </w:rPr>
              <w:fldChar w:fldCharType="end"/>
            </w:r>
          </w:hyperlink>
        </w:p>
        <w:p w14:paraId="00000019" w14:textId="34A50716" w:rsidR="00CD5CA9" w:rsidRDefault="00000000">
          <w:pPr>
            <w:pBdr>
              <w:top w:val="nil"/>
              <w:left w:val="nil"/>
              <w:bottom w:val="nil"/>
              <w:right w:val="nil"/>
              <w:between w:val="nil"/>
            </w:pBdr>
            <w:spacing w:before="480" w:line="240" w:lineRule="auto"/>
            <w:jc w:val="right"/>
            <w:rPr>
              <w:rFonts w:ascii="Gill Sans" w:hAnsi="Gill Sans" w:cs="Gill Sans"/>
              <w:color w:val="6C6463"/>
            </w:rPr>
          </w:pPr>
          <w:r>
            <w:fldChar w:fldCharType="end"/>
          </w:r>
        </w:p>
      </w:sdtContent>
    </w:sdt>
    <w:p w14:paraId="0000001A" w14:textId="77777777" w:rsidR="00CD5CA9" w:rsidRDefault="00CD5CA9">
      <w:pPr>
        <w:pBdr>
          <w:top w:val="nil"/>
          <w:left w:val="nil"/>
          <w:bottom w:val="nil"/>
          <w:right w:val="nil"/>
          <w:between w:val="nil"/>
        </w:pBdr>
        <w:spacing w:before="480" w:line="240" w:lineRule="auto"/>
        <w:jc w:val="right"/>
        <w:rPr>
          <w:rFonts w:ascii="Gill Sans" w:hAnsi="Gill Sans" w:cs="Gill Sans"/>
          <w:color w:val="C00000"/>
        </w:rPr>
      </w:pPr>
    </w:p>
    <w:p w14:paraId="0000001B" w14:textId="77777777" w:rsidR="00CD5CA9" w:rsidRDefault="00CD5CA9">
      <w:pPr>
        <w:pBdr>
          <w:top w:val="nil"/>
          <w:left w:val="nil"/>
          <w:bottom w:val="nil"/>
          <w:right w:val="nil"/>
          <w:between w:val="nil"/>
        </w:pBdr>
        <w:spacing w:before="480" w:line="240" w:lineRule="auto"/>
        <w:jc w:val="right"/>
        <w:rPr>
          <w:rFonts w:ascii="Gill Sans" w:hAnsi="Gill Sans" w:cs="Gill Sans"/>
          <w:color w:val="C00000"/>
        </w:rPr>
      </w:pPr>
    </w:p>
    <w:p w14:paraId="0000001C" w14:textId="77777777" w:rsidR="00CD5CA9" w:rsidRDefault="00CD5CA9">
      <w:pPr>
        <w:pBdr>
          <w:top w:val="nil"/>
          <w:left w:val="nil"/>
          <w:bottom w:val="nil"/>
          <w:right w:val="nil"/>
          <w:between w:val="nil"/>
        </w:pBdr>
        <w:spacing w:before="480" w:line="240" w:lineRule="auto"/>
        <w:jc w:val="right"/>
        <w:rPr>
          <w:rFonts w:ascii="Gill Sans" w:hAnsi="Gill Sans" w:cs="Gill Sans"/>
          <w:color w:val="C00000"/>
        </w:rPr>
      </w:pPr>
    </w:p>
    <w:p w14:paraId="0000001D" w14:textId="77777777" w:rsidR="00CD5CA9" w:rsidRDefault="00CD5CA9">
      <w:pPr>
        <w:pBdr>
          <w:top w:val="nil"/>
          <w:left w:val="nil"/>
          <w:bottom w:val="nil"/>
          <w:right w:val="nil"/>
          <w:between w:val="nil"/>
        </w:pBdr>
        <w:spacing w:before="480" w:line="240" w:lineRule="auto"/>
        <w:jc w:val="right"/>
        <w:rPr>
          <w:rFonts w:ascii="Gill Sans" w:hAnsi="Gill Sans" w:cs="Gill Sans"/>
          <w:color w:val="C00000"/>
        </w:rPr>
      </w:pPr>
    </w:p>
    <w:p w14:paraId="0000001E" w14:textId="77777777" w:rsidR="00CD5CA9" w:rsidRDefault="00CD5CA9">
      <w:pPr>
        <w:pBdr>
          <w:top w:val="nil"/>
          <w:left w:val="nil"/>
          <w:bottom w:val="nil"/>
          <w:right w:val="nil"/>
          <w:between w:val="nil"/>
        </w:pBdr>
        <w:spacing w:before="480" w:line="240" w:lineRule="auto"/>
        <w:jc w:val="right"/>
        <w:rPr>
          <w:rFonts w:ascii="Gill Sans" w:hAnsi="Gill Sans" w:cs="Gill Sans"/>
          <w:color w:val="C00000"/>
        </w:rPr>
      </w:pPr>
    </w:p>
    <w:p w14:paraId="0000001F" w14:textId="77777777" w:rsidR="00CD5CA9" w:rsidRDefault="00CD5CA9">
      <w:pPr>
        <w:pBdr>
          <w:top w:val="nil"/>
          <w:left w:val="nil"/>
          <w:bottom w:val="nil"/>
          <w:right w:val="nil"/>
          <w:between w:val="nil"/>
        </w:pBdr>
        <w:spacing w:before="480" w:line="240" w:lineRule="auto"/>
        <w:jc w:val="right"/>
        <w:rPr>
          <w:rFonts w:ascii="Gill Sans" w:hAnsi="Gill Sans" w:cs="Gill Sans"/>
          <w:color w:val="C00000"/>
        </w:rPr>
      </w:pPr>
    </w:p>
    <w:p w14:paraId="00000020" w14:textId="77777777" w:rsidR="00CD5CA9" w:rsidRDefault="00CD5CA9">
      <w:pPr>
        <w:pBdr>
          <w:top w:val="nil"/>
          <w:left w:val="nil"/>
          <w:bottom w:val="nil"/>
          <w:right w:val="nil"/>
          <w:between w:val="nil"/>
        </w:pBdr>
        <w:spacing w:before="480" w:line="240" w:lineRule="auto"/>
        <w:jc w:val="right"/>
        <w:rPr>
          <w:rFonts w:ascii="Gill Sans" w:hAnsi="Gill Sans" w:cs="Gill Sans"/>
          <w:color w:val="C00000"/>
        </w:rPr>
      </w:pPr>
    </w:p>
    <w:p w14:paraId="00000021" w14:textId="77777777" w:rsidR="00CD5CA9" w:rsidRDefault="00CD5CA9">
      <w:pPr>
        <w:pBdr>
          <w:top w:val="nil"/>
          <w:left w:val="nil"/>
          <w:bottom w:val="nil"/>
          <w:right w:val="nil"/>
          <w:between w:val="nil"/>
        </w:pBdr>
        <w:spacing w:before="480" w:line="240" w:lineRule="auto"/>
        <w:jc w:val="right"/>
        <w:rPr>
          <w:rFonts w:ascii="Gill Sans" w:hAnsi="Gill Sans" w:cs="Gill Sans"/>
          <w:color w:val="C00000"/>
        </w:rPr>
      </w:pPr>
    </w:p>
    <w:p w14:paraId="00000022" w14:textId="77777777" w:rsidR="00CD5CA9" w:rsidRDefault="00CD5CA9">
      <w:pPr>
        <w:pBdr>
          <w:top w:val="nil"/>
          <w:left w:val="nil"/>
          <w:bottom w:val="nil"/>
          <w:right w:val="nil"/>
          <w:between w:val="nil"/>
        </w:pBdr>
        <w:spacing w:before="480" w:line="240" w:lineRule="auto"/>
        <w:jc w:val="right"/>
        <w:rPr>
          <w:rFonts w:ascii="Gill Sans" w:hAnsi="Gill Sans" w:cs="Gill Sans"/>
          <w:color w:val="C00000"/>
        </w:rPr>
      </w:pPr>
    </w:p>
    <w:p w14:paraId="00000023" w14:textId="77777777" w:rsidR="00CD5CA9" w:rsidRDefault="00CD5CA9">
      <w:pPr>
        <w:pStyle w:val="Heading2"/>
        <w:rPr>
          <w:color w:val="C00000"/>
        </w:rPr>
      </w:pPr>
    </w:p>
    <w:p w14:paraId="00000024" w14:textId="77777777" w:rsidR="00CD5CA9" w:rsidRDefault="00000000">
      <w:pPr>
        <w:pStyle w:val="Heading1"/>
      </w:pPr>
      <w:bookmarkStart w:id="0" w:name="_Toc183466653"/>
      <w:r>
        <w:lastRenderedPageBreak/>
        <w:t>Introduction and Consent</w:t>
      </w:r>
      <w:bookmarkEnd w:id="0"/>
    </w:p>
    <w:p w14:paraId="00000025" w14:textId="77777777" w:rsidR="00CD5CA9" w:rsidRDefault="00000000">
      <w:pPr>
        <w:jc w:val="both"/>
      </w:pPr>
      <w:r>
        <w:t>There will be two planned procedures for enumerators to use depending on the nature of data collection (remote phone calls versus household visits). For Gaza, enumerators will use procedure number one. For West Bank and East Jerusalem, enumerators will use procedure number two.</w:t>
      </w:r>
    </w:p>
    <w:p w14:paraId="00000026" w14:textId="77777777" w:rsidR="00CD5CA9" w:rsidRDefault="00000000">
      <w:pPr>
        <w:pStyle w:val="Heading3"/>
      </w:pPr>
      <w:bookmarkStart w:id="1" w:name="_Toc183466654"/>
      <w:r>
        <w:rPr>
          <w:color w:val="002060"/>
        </w:rPr>
        <w:t>Procedure NUMBER ONE. Gaza remote calls</w:t>
      </w:r>
      <w:bookmarkEnd w:id="1"/>
      <w:r>
        <w:rPr>
          <w:color w:val="002060"/>
        </w:rPr>
        <w:t xml:space="preserve"> </w:t>
      </w:r>
    </w:p>
    <w:tbl>
      <w:tblPr>
        <w:tblStyle w:val="a"/>
        <w:tblW w:w="901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508"/>
        <w:gridCol w:w="4508"/>
      </w:tblGrid>
      <w:tr w:rsidR="00CD5CA9" w14:paraId="19E07F7E" w14:textId="77777777">
        <w:tc>
          <w:tcPr>
            <w:tcW w:w="9016" w:type="dxa"/>
            <w:gridSpan w:val="2"/>
            <w:shd w:val="clear" w:color="auto" w:fill="FFFFFF"/>
          </w:tcPr>
          <w:p w14:paraId="00000027" w14:textId="77777777" w:rsidR="00CD5CA9" w:rsidRDefault="00000000">
            <w:pPr>
              <w:jc w:val="center"/>
              <w:rPr>
                <w:b/>
                <w:color w:val="002060"/>
              </w:rPr>
            </w:pPr>
            <w:r>
              <w:rPr>
                <w:b/>
                <w:color w:val="002060"/>
              </w:rPr>
              <w:t>Respondent Selection</w:t>
            </w:r>
          </w:p>
        </w:tc>
      </w:tr>
      <w:tr w:rsidR="00CD5CA9" w14:paraId="5487C6C9" w14:textId="77777777">
        <w:tc>
          <w:tcPr>
            <w:tcW w:w="9016" w:type="dxa"/>
            <w:gridSpan w:val="2"/>
            <w:shd w:val="clear" w:color="auto" w:fill="FFFFFF"/>
          </w:tcPr>
          <w:p w14:paraId="00000029" w14:textId="77777777" w:rsidR="00CD5CA9" w:rsidRDefault="00000000">
            <w:pPr>
              <w:rPr>
                <w:b/>
                <w:color w:val="002060"/>
              </w:rPr>
            </w:pPr>
            <w:r>
              <w:rPr>
                <w:b/>
                <w:color w:val="002060"/>
              </w:rPr>
              <w:t>Selection from call list instructions</w:t>
            </w:r>
          </w:p>
          <w:p w14:paraId="0000002A" w14:textId="77777777" w:rsidR="00CD5CA9" w:rsidRDefault="00000000">
            <w:pPr>
              <w:numPr>
                <w:ilvl w:val="0"/>
                <w:numId w:val="38"/>
              </w:numPr>
              <w:pBdr>
                <w:top w:val="nil"/>
                <w:left w:val="nil"/>
                <w:bottom w:val="nil"/>
                <w:right w:val="nil"/>
                <w:between w:val="nil"/>
              </w:pBdr>
              <w:spacing w:line="240" w:lineRule="auto"/>
              <w:rPr>
                <w:rFonts w:ascii="Gill Sans" w:hAnsi="Gill Sans" w:cs="Gill Sans"/>
                <w:color w:val="002060"/>
              </w:rPr>
            </w:pPr>
            <w:r>
              <w:rPr>
                <w:rFonts w:ascii="Gill Sans" w:hAnsi="Gill Sans" w:cs="Gill Sans"/>
                <w:color w:val="002060"/>
              </w:rPr>
              <w:t>From your list select a group of potential participants in the targeted area inside the  Gaza Strip.</w:t>
            </w:r>
          </w:p>
          <w:p w14:paraId="0000002B" w14:textId="77777777" w:rsidR="00CD5CA9" w:rsidRDefault="00000000">
            <w:pPr>
              <w:numPr>
                <w:ilvl w:val="0"/>
                <w:numId w:val="38"/>
              </w:numPr>
              <w:pBdr>
                <w:top w:val="nil"/>
                <w:left w:val="nil"/>
                <w:bottom w:val="nil"/>
                <w:right w:val="nil"/>
                <w:between w:val="nil"/>
              </w:pBdr>
              <w:spacing w:line="240" w:lineRule="auto"/>
              <w:rPr>
                <w:rFonts w:ascii="Gill Sans" w:hAnsi="Gill Sans" w:cs="Gill Sans"/>
                <w:b/>
                <w:color w:val="002060"/>
              </w:rPr>
            </w:pPr>
            <w:r>
              <w:rPr>
                <w:rFonts w:ascii="Gill Sans" w:hAnsi="Gill Sans" w:cs="Gill Sans"/>
                <w:color w:val="002060"/>
              </w:rPr>
              <w:t>From the selected list, select female and make a contact attempt ( when successful, complete the survey). Then select a male and make a contact attempt and so on</w:t>
            </w:r>
            <w:r>
              <w:rPr>
                <w:rFonts w:ascii="Gill Sans" w:hAnsi="Gill Sans" w:cs="Gill Sans"/>
                <w:b/>
                <w:color w:val="002060"/>
              </w:rPr>
              <w:t>.</w:t>
            </w:r>
          </w:p>
        </w:tc>
      </w:tr>
      <w:tr w:rsidR="00CD5CA9" w14:paraId="77E1E7D4" w14:textId="77777777">
        <w:tc>
          <w:tcPr>
            <w:tcW w:w="9016" w:type="dxa"/>
            <w:gridSpan w:val="2"/>
            <w:shd w:val="clear" w:color="auto" w:fill="FFFFFF"/>
          </w:tcPr>
          <w:p w14:paraId="0000002D" w14:textId="77777777" w:rsidR="00CD5CA9" w:rsidRDefault="00000000">
            <w:pPr>
              <w:jc w:val="center"/>
              <w:rPr>
                <w:b/>
                <w:color w:val="002060"/>
              </w:rPr>
            </w:pPr>
            <w:r>
              <w:rPr>
                <w:b/>
                <w:color w:val="002060"/>
              </w:rPr>
              <w:t>Contact Attempt</w:t>
            </w:r>
          </w:p>
        </w:tc>
      </w:tr>
      <w:tr w:rsidR="00CD5CA9" w14:paraId="3087B5EA" w14:textId="77777777">
        <w:tc>
          <w:tcPr>
            <w:tcW w:w="4508" w:type="dxa"/>
            <w:shd w:val="clear" w:color="auto" w:fill="FFFFFF"/>
          </w:tcPr>
          <w:p w14:paraId="0000002F" w14:textId="77777777" w:rsidR="00CD5CA9" w:rsidRDefault="00000000">
            <w:pPr>
              <w:jc w:val="center"/>
              <w:rPr>
                <w:b/>
                <w:color w:val="002060"/>
              </w:rPr>
            </w:pPr>
            <w:r>
              <w:rPr>
                <w:b/>
                <w:color w:val="002060"/>
              </w:rPr>
              <w:t>Attempt</w:t>
            </w:r>
          </w:p>
        </w:tc>
        <w:tc>
          <w:tcPr>
            <w:tcW w:w="4508" w:type="dxa"/>
            <w:shd w:val="clear" w:color="auto" w:fill="FFFFFF"/>
          </w:tcPr>
          <w:p w14:paraId="00000030" w14:textId="77777777" w:rsidR="00CD5CA9" w:rsidRDefault="00000000">
            <w:pPr>
              <w:jc w:val="center"/>
              <w:rPr>
                <w:b/>
                <w:color w:val="002060"/>
              </w:rPr>
            </w:pPr>
            <w:r>
              <w:rPr>
                <w:b/>
                <w:color w:val="002060"/>
              </w:rPr>
              <w:t>Result</w:t>
            </w:r>
          </w:p>
        </w:tc>
      </w:tr>
      <w:tr w:rsidR="00CD5CA9" w14:paraId="615A9C43" w14:textId="77777777">
        <w:tc>
          <w:tcPr>
            <w:tcW w:w="4508" w:type="dxa"/>
            <w:shd w:val="clear" w:color="auto" w:fill="002060"/>
          </w:tcPr>
          <w:p w14:paraId="00000031" w14:textId="77777777" w:rsidR="00CD5CA9" w:rsidRDefault="00000000">
            <w:pPr>
              <w:rPr>
                <w:color w:val="FFFFFF"/>
              </w:rPr>
            </w:pPr>
            <w:r>
              <w:rPr>
                <w:color w:val="FFFFFF"/>
              </w:rPr>
              <w:t>Successful attempt</w:t>
            </w:r>
          </w:p>
        </w:tc>
        <w:tc>
          <w:tcPr>
            <w:tcW w:w="4508" w:type="dxa"/>
          </w:tcPr>
          <w:p w14:paraId="00000032" w14:textId="77777777" w:rsidR="00CD5CA9" w:rsidRDefault="00000000">
            <w:pPr>
              <w:numPr>
                <w:ilvl w:val="0"/>
                <w:numId w:val="40"/>
              </w:numPr>
              <w:pBdr>
                <w:top w:val="nil"/>
                <w:left w:val="nil"/>
                <w:bottom w:val="nil"/>
                <w:right w:val="nil"/>
                <w:between w:val="nil"/>
              </w:pBdr>
              <w:spacing w:line="240" w:lineRule="auto"/>
            </w:pPr>
            <w:r>
              <w:rPr>
                <w:rFonts w:ascii="Gill Sans" w:hAnsi="Gill Sans" w:cs="Gill Sans"/>
                <w:color w:val="000000"/>
              </w:rPr>
              <w:t>Capture/confirm gender ( female/male)</w:t>
            </w:r>
          </w:p>
          <w:p w14:paraId="00000033" w14:textId="77777777" w:rsidR="00CD5CA9" w:rsidRDefault="00000000">
            <w:pPr>
              <w:numPr>
                <w:ilvl w:val="0"/>
                <w:numId w:val="40"/>
              </w:numPr>
              <w:pBdr>
                <w:top w:val="nil"/>
                <w:left w:val="nil"/>
                <w:bottom w:val="nil"/>
                <w:right w:val="nil"/>
                <w:between w:val="nil"/>
              </w:pBdr>
              <w:spacing w:line="240" w:lineRule="auto"/>
              <w:jc w:val="both"/>
            </w:pPr>
            <w:r>
              <w:rPr>
                <w:rFonts w:ascii="Gill Sans" w:hAnsi="Gill Sans" w:cs="Gill Sans"/>
                <w:i/>
                <w:color w:val="000000"/>
              </w:rPr>
              <w:t>Read the introduction : My name is we work in a team led by ____________, number: __________, mobile: _______, and assisted by the work team consisting of __________ and _______, and they work in this survey with the “AWRAD” based in Ramallah, and its phone number: ________.We are conducting a study to understand the Palestinian public's opinions about the donor countries and international parties, and we want to know from the public about its sources of information and news through the media and the Internet, and its evaluation of the work of international donor institutions. This study will help international institutions working in Palestine in the humanitarian and development fields in designing their programs to reach people and know their priorities. Of course, all information about you and your opinions is kept confidential and only available to the AWRAD research</w:t>
            </w:r>
            <w:r>
              <w:rPr>
                <w:rFonts w:ascii="Gill Sans" w:hAnsi="Gill Sans" w:cs="Gill Sans"/>
                <w:color w:val="000000"/>
              </w:rPr>
              <w:t xml:space="preserve"> team.</w:t>
            </w:r>
            <w:r>
              <w:rPr>
                <w:rFonts w:ascii="Gill Sans" w:hAnsi="Gill Sans" w:cs="Gill Sans"/>
                <w:b/>
                <w:i/>
                <w:color w:val="000000"/>
                <w:u w:val="single"/>
              </w:rPr>
              <w:t xml:space="preserve"> Do you agree to interview us? Yes/No; if “No” end the interview, if “Yes” proceed to the survey.</w:t>
            </w:r>
          </w:p>
        </w:tc>
      </w:tr>
      <w:tr w:rsidR="00CD5CA9" w14:paraId="6C299067" w14:textId="77777777">
        <w:tc>
          <w:tcPr>
            <w:tcW w:w="4508" w:type="dxa"/>
            <w:shd w:val="clear" w:color="auto" w:fill="002060"/>
          </w:tcPr>
          <w:p w14:paraId="00000034" w14:textId="77777777" w:rsidR="00CD5CA9" w:rsidRDefault="00000000">
            <w:pPr>
              <w:rPr>
                <w:color w:val="FFFFFF"/>
              </w:rPr>
            </w:pPr>
            <w:r>
              <w:rPr>
                <w:color w:val="FFFFFF"/>
              </w:rPr>
              <w:t>Refused interview</w:t>
            </w:r>
          </w:p>
        </w:tc>
        <w:tc>
          <w:tcPr>
            <w:tcW w:w="4508" w:type="dxa"/>
          </w:tcPr>
          <w:p w14:paraId="00000035" w14:textId="77777777" w:rsidR="00CD5CA9" w:rsidRDefault="00000000">
            <w:pPr>
              <w:numPr>
                <w:ilvl w:val="0"/>
                <w:numId w:val="37"/>
              </w:numPr>
              <w:pBdr>
                <w:top w:val="nil"/>
                <w:left w:val="nil"/>
                <w:bottom w:val="nil"/>
                <w:right w:val="nil"/>
                <w:between w:val="nil"/>
              </w:pBdr>
              <w:spacing w:line="240" w:lineRule="auto"/>
              <w:rPr>
                <w:rFonts w:ascii="Gill Sans" w:hAnsi="Gill Sans" w:cs="Gill Sans"/>
                <w:color w:val="000000"/>
              </w:rPr>
            </w:pPr>
            <w:r>
              <w:rPr>
                <w:rFonts w:ascii="Gill Sans" w:hAnsi="Gill Sans" w:cs="Gill Sans"/>
                <w:color w:val="000000"/>
              </w:rPr>
              <w:t>Are you interested to tell us why? If yes______</w:t>
            </w:r>
          </w:p>
          <w:p w14:paraId="00000036" w14:textId="77777777" w:rsidR="00CD5CA9" w:rsidRDefault="00000000">
            <w:pPr>
              <w:numPr>
                <w:ilvl w:val="0"/>
                <w:numId w:val="37"/>
              </w:numPr>
              <w:pBdr>
                <w:top w:val="nil"/>
                <w:left w:val="nil"/>
                <w:bottom w:val="nil"/>
                <w:right w:val="nil"/>
                <w:between w:val="nil"/>
              </w:pBdr>
              <w:spacing w:line="240" w:lineRule="auto"/>
            </w:pPr>
            <w:r>
              <w:rPr>
                <w:rFonts w:ascii="Gill Sans" w:hAnsi="Gill Sans" w:cs="Gill Sans"/>
                <w:color w:val="000000"/>
              </w:rPr>
              <w:t>Submit refused and conclude the interview </w:t>
            </w:r>
          </w:p>
        </w:tc>
      </w:tr>
      <w:tr w:rsidR="00CD5CA9" w14:paraId="1195A5FF" w14:textId="77777777">
        <w:tc>
          <w:tcPr>
            <w:tcW w:w="4508" w:type="dxa"/>
            <w:shd w:val="clear" w:color="auto" w:fill="002060"/>
          </w:tcPr>
          <w:p w14:paraId="00000037" w14:textId="77777777" w:rsidR="00CD5CA9" w:rsidRDefault="00000000">
            <w:pPr>
              <w:rPr>
                <w:color w:val="FFFFFF"/>
              </w:rPr>
            </w:pPr>
            <w:r>
              <w:rPr>
                <w:color w:val="FFFFFF"/>
              </w:rPr>
              <w:t>No answer /busy number/ closed number/ call me again</w:t>
            </w:r>
          </w:p>
        </w:tc>
        <w:tc>
          <w:tcPr>
            <w:tcW w:w="4508" w:type="dxa"/>
          </w:tcPr>
          <w:p w14:paraId="00000038" w14:textId="77777777" w:rsidR="00CD5CA9" w:rsidRDefault="00000000">
            <w:pPr>
              <w:numPr>
                <w:ilvl w:val="0"/>
                <w:numId w:val="41"/>
              </w:numPr>
              <w:pBdr>
                <w:top w:val="nil"/>
                <w:left w:val="nil"/>
                <w:bottom w:val="nil"/>
                <w:right w:val="nil"/>
                <w:between w:val="nil"/>
              </w:pBdr>
              <w:spacing w:line="240" w:lineRule="auto"/>
            </w:pPr>
            <w:r>
              <w:rPr>
                <w:rFonts w:ascii="Gill Sans" w:hAnsi="Gill Sans" w:cs="Gill Sans"/>
                <w:color w:val="000000"/>
              </w:rPr>
              <w:t xml:space="preserve">Submit “not reached” and retry the </w:t>
            </w:r>
            <w:proofErr w:type="gramStart"/>
            <w:r>
              <w:rPr>
                <w:rFonts w:ascii="Gill Sans" w:hAnsi="Gill Sans" w:cs="Gill Sans"/>
                <w:color w:val="000000"/>
              </w:rPr>
              <w:t>interview</w:t>
            </w:r>
            <w:proofErr w:type="gramEnd"/>
            <w:r>
              <w:rPr>
                <w:rFonts w:ascii="Gill Sans" w:hAnsi="Gill Sans" w:cs="Gill Sans"/>
                <w:color w:val="000000"/>
              </w:rPr>
              <w:t> </w:t>
            </w:r>
          </w:p>
          <w:p w14:paraId="00000039" w14:textId="77777777" w:rsidR="00CD5CA9" w:rsidRDefault="00000000">
            <w:pPr>
              <w:numPr>
                <w:ilvl w:val="0"/>
                <w:numId w:val="41"/>
              </w:numPr>
              <w:pBdr>
                <w:top w:val="nil"/>
                <w:left w:val="nil"/>
                <w:bottom w:val="nil"/>
                <w:right w:val="nil"/>
                <w:between w:val="nil"/>
              </w:pBdr>
              <w:spacing w:line="240" w:lineRule="auto"/>
            </w:pPr>
            <w:r>
              <w:rPr>
                <w:rFonts w:ascii="Gill Sans" w:hAnsi="Gill Sans" w:cs="Gill Sans"/>
                <w:color w:val="000000"/>
              </w:rPr>
              <w:t>Try for each number at least ten times, at different times of the day and on different days of the week.</w:t>
            </w:r>
          </w:p>
        </w:tc>
      </w:tr>
      <w:tr w:rsidR="00CD5CA9" w14:paraId="350DF4BD" w14:textId="77777777">
        <w:tc>
          <w:tcPr>
            <w:tcW w:w="4508" w:type="dxa"/>
            <w:shd w:val="clear" w:color="auto" w:fill="002060"/>
          </w:tcPr>
          <w:p w14:paraId="0000003A" w14:textId="77777777" w:rsidR="00CD5CA9" w:rsidRDefault="00000000">
            <w:pPr>
              <w:rPr>
                <w:color w:val="FFFFFF"/>
              </w:rPr>
            </w:pPr>
            <w:r>
              <w:rPr>
                <w:color w:val="FFFFFF"/>
              </w:rPr>
              <w:lastRenderedPageBreak/>
              <w:t>Wrong number</w:t>
            </w:r>
          </w:p>
        </w:tc>
        <w:tc>
          <w:tcPr>
            <w:tcW w:w="4508" w:type="dxa"/>
          </w:tcPr>
          <w:p w14:paraId="0000003B" w14:textId="77777777" w:rsidR="00CD5CA9" w:rsidRDefault="00CD5CA9"/>
        </w:tc>
      </w:tr>
      <w:tr w:rsidR="00CD5CA9" w14:paraId="7372CCFA" w14:textId="77777777">
        <w:tc>
          <w:tcPr>
            <w:tcW w:w="4508" w:type="dxa"/>
            <w:shd w:val="clear" w:color="auto" w:fill="002060"/>
          </w:tcPr>
          <w:p w14:paraId="0000003C" w14:textId="77777777" w:rsidR="00CD5CA9" w:rsidRDefault="00000000">
            <w:pPr>
              <w:rPr>
                <w:color w:val="FFFFFF"/>
              </w:rPr>
            </w:pPr>
            <w:r>
              <w:rPr>
                <w:color w:val="FFFFFF"/>
              </w:rPr>
              <w:t>Number not working (out of service)</w:t>
            </w:r>
          </w:p>
        </w:tc>
        <w:tc>
          <w:tcPr>
            <w:tcW w:w="4508" w:type="dxa"/>
          </w:tcPr>
          <w:p w14:paraId="0000003D" w14:textId="77777777" w:rsidR="00CD5CA9" w:rsidRDefault="00000000">
            <w:pPr>
              <w:jc w:val="center"/>
            </w:pPr>
            <w:r>
              <w:t>Remove respondent from the sampling frame</w:t>
            </w:r>
          </w:p>
        </w:tc>
      </w:tr>
      <w:tr w:rsidR="00CD5CA9" w14:paraId="162E7641" w14:textId="77777777">
        <w:tc>
          <w:tcPr>
            <w:tcW w:w="9016" w:type="dxa"/>
            <w:gridSpan w:val="2"/>
            <w:shd w:val="clear" w:color="auto" w:fill="FFFFFF"/>
          </w:tcPr>
          <w:p w14:paraId="0000003E" w14:textId="77777777" w:rsidR="00CD5CA9" w:rsidRDefault="00000000">
            <w:pPr>
              <w:jc w:val="center"/>
              <w:rPr>
                <w:b/>
                <w:color w:val="002060"/>
              </w:rPr>
            </w:pPr>
            <w:r>
              <w:rPr>
                <w:b/>
                <w:color w:val="002060"/>
              </w:rPr>
              <w:t>Residency Information</w:t>
            </w:r>
          </w:p>
        </w:tc>
      </w:tr>
      <w:tr w:rsidR="00CD5CA9" w:rsidRPr="00FA16E7" w14:paraId="0F7B5097" w14:textId="77777777">
        <w:tc>
          <w:tcPr>
            <w:tcW w:w="4508" w:type="dxa"/>
            <w:shd w:val="clear" w:color="auto" w:fill="002060"/>
          </w:tcPr>
          <w:p w14:paraId="00000040" w14:textId="77777777" w:rsidR="00CD5CA9" w:rsidRDefault="00000000">
            <w:pPr>
              <w:rPr>
                <w:color w:val="FFFFFF"/>
              </w:rPr>
            </w:pPr>
            <w:r>
              <w:rPr>
                <w:color w:val="FFFFFF"/>
              </w:rPr>
              <w:t xml:space="preserve">Current City </w:t>
            </w:r>
          </w:p>
        </w:tc>
        <w:tc>
          <w:tcPr>
            <w:tcW w:w="4508" w:type="dxa"/>
          </w:tcPr>
          <w:p w14:paraId="00000041" w14:textId="77777777" w:rsidR="00CD5CA9" w:rsidRPr="00FA16E7" w:rsidRDefault="00000000">
            <w:pPr>
              <w:jc w:val="center"/>
              <w:rPr>
                <w:lang w:val="es-EC"/>
              </w:rPr>
            </w:pPr>
            <w:r w:rsidRPr="00FA16E7">
              <w:rPr>
                <w:lang w:val="es-EC"/>
              </w:rPr>
              <w:t xml:space="preserve">11 North Gaza;12 Gaza;13 </w:t>
            </w:r>
            <w:proofErr w:type="spellStart"/>
            <w:r w:rsidRPr="00FA16E7">
              <w:rPr>
                <w:lang w:val="es-EC"/>
              </w:rPr>
              <w:t>Dier</w:t>
            </w:r>
            <w:proofErr w:type="spellEnd"/>
            <w:r w:rsidRPr="00FA16E7">
              <w:rPr>
                <w:lang w:val="es-EC"/>
              </w:rPr>
              <w:t xml:space="preserve"> al Balah;14 Khan Yunis;15 Rafah;16</w:t>
            </w:r>
          </w:p>
        </w:tc>
      </w:tr>
      <w:tr w:rsidR="00CD5CA9" w14:paraId="08CF7472" w14:textId="77777777">
        <w:tc>
          <w:tcPr>
            <w:tcW w:w="4508" w:type="dxa"/>
            <w:shd w:val="clear" w:color="auto" w:fill="002060"/>
          </w:tcPr>
          <w:p w14:paraId="00000042" w14:textId="77777777" w:rsidR="00CD5CA9" w:rsidRDefault="00000000">
            <w:pPr>
              <w:rPr>
                <w:color w:val="FFFFFF"/>
              </w:rPr>
            </w:pPr>
            <w:r>
              <w:rPr>
                <w:color w:val="FFFFFF"/>
              </w:rPr>
              <w:t>Current locality name/camp/ residence neighborhood</w:t>
            </w:r>
            <w:r>
              <w:rPr>
                <w:i/>
                <w:color w:val="FFFFFF"/>
              </w:rPr>
              <w:t>(Please write standardized names)</w:t>
            </w:r>
          </w:p>
        </w:tc>
        <w:tc>
          <w:tcPr>
            <w:tcW w:w="4508" w:type="dxa"/>
          </w:tcPr>
          <w:p w14:paraId="00000043" w14:textId="77777777" w:rsidR="00CD5CA9" w:rsidRDefault="00000000">
            <w:pPr>
              <w:jc w:val="center"/>
            </w:pPr>
            <w:r>
              <w:t>Text</w:t>
            </w:r>
          </w:p>
        </w:tc>
      </w:tr>
      <w:tr w:rsidR="00CD5CA9" w14:paraId="19B2E6C0" w14:textId="77777777">
        <w:tc>
          <w:tcPr>
            <w:tcW w:w="4508" w:type="dxa"/>
            <w:shd w:val="clear" w:color="auto" w:fill="002060"/>
          </w:tcPr>
          <w:p w14:paraId="00000044" w14:textId="77777777" w:rsidR="00CD5CA9" w:rsidRDefault="00000000">
            <w:pPr>
              <w:rPr>
                <w:color w:val="FFFFFF"/>
              </w:rPr>
            </w:pPr>
            <w:r>
              <w:rPr>
                <w:color w:val="FFFFFF"/>
              </w:rPr>
              <w:t>Previous city</w:t>
            </w:r>
          </w:p>
        </w:tc>
        <w:tc>
          <w:tcPr>
            <w:tcW w:w="4508" w:type="dxa"/>
          </w:tcPr>
          <w:p w14:paraId="00000045" w14:textId="77777777" w:rsidR="00CD5CA9" w:rsidRPr="00FA16E7" w:rsidRDefault="00000000">
            <w:pPr>
              <w:numPr>
                <w:ilvl w:val="0"/>
                <w:numId w:val="39"/>
              </w:numPr>
              <w:pBdr>
                <w:top w:val="nil"/>
                <w:left w:val="nil"/>
                <w:bottom w:val="nil"/>
                <w:right w:val="nil"/>
                <w:between w:val="nil"/>
              </w:pBdr>
              <w:spacing w:line="240" w:lineRule="auto"/>
              <w:rPr>
                <w:lang w:val="es-EC"/>
              </w:rPr>
            </w:pPr>
            <w:r w:rsidRPr="00FA16E7">
              <w:rPr>
                <w:rFonts w:ascii="Gill Sans" w:hAnsi="Gill Sans" w:cs="Gill Sans"/>
                <w:color w:val="000000"/>
                <w:lang w:val="es-EC"/>
              </w:rPr>
              <w:t xml:space="preserve">11 North Gaza;12 Gaza;13 </w:t>
            </w:r>
            <w:proofErr w:type="spellStart"/>
            <w:r w:rsidRPr="00FA16E7">
              <w:rPr>
                <w:rFonts w:ascii="Gill Sans" w:hAnsi="Gill Sans" w:cs="Gill Sans"/>
                <w:color w:val="000000"/>
                <w:lang w:val="es-EC"/>
              </w:rPr>
              <w:t>Dier</w:t>
            </w:r>
            <w:proofErr w:type="spellEnd"/>
            <w:r w:rsidRPr="00FA16E7">
              <w:rPr>
                <w:rFonts w:ascii="Gill Sans" w:hAnsi="Gill Sans" w:cs="Gill Sans"/>
                <w:color w:val="000000"/>
                <w:lang w:val="es-EC"/>
              </w:rPr>
              <w:t xml:space="preserve"> al Balah;14 Khan Yunis;15 Rafah;16</w:t>
            </w:r>
          </w:p>
          <w:p w14:paraId="00000046" w14:textId="77777777" w:rsidR="00CD5CA9" w:rsidRDefault="00000000">
            <w:pPr>
              <w:numPr>
                <w:ilvl w:val="0"/>
                <w:numId w:val="39"/>
              </w:numPr>
              <w:pBdr>
                <w:top w:val="nil"/>
                <w:left w:val="nil"/>
                <w:bottom w:val="nil"/>
                <w:right w:val="nil"/>
                <w:between w:val="nil"/>
              </w:pBdr>
              <w:spacing w:line="240" w:lineRule="auto"/>
            </w:pPr>
            <w:r>
              <w:rPr>
                <w:rFonts w:ascii="Gill Sans" w:hAnsi="Gill Sans" w:cs="Gill Sans"/>
                <w:color w:val="000000"/>
              </w:rPr>
              <w:t>Did not relocate</w:t>
            </w:r>
          </w:p>
        </w:tc>
      </w:tr>
      <w:tr w:rsidR="00CD5CA9" w14:paraId="7F4B031A" w14:textId="77777777">
        <w:tc>
          <w:tcPr>
            <w:tcW w:w="4508" w:type="dxa"/>
            <w:shd w:val="clear" w:color="auto" w:fill="002060"/>
          </w:tcPr>
          <w:p w14:paraId="00000047" w14:textId="77777777" w:rsidR="00CD5CA9" w:rsidRDefault="00000000">
            <w:pPr>
              <w:rPr>
                <w:color w:val="FFFFFF"/>
              </w:rPr>
            </w:pPr>
            <w:r>
              <w:rPr>
                <w:color w:val="FFFFFF"/>
              </w:rPr>
              <w:t>Residential type</w:t>
            </w:r>
          </w:p>
        </w:tc>
        <w:tc>
          <w:tcPr>
            <w:tcW w:w="4508" w:type="dxa"/>
          </w:tcPr>
          <w:p w14:paraId="00000048" w14:textId="77777777" w:rsidR="00CD5CA9" w:rsidRDefault="00000000">
            <w:pPr>
              <w:jc w:val="center"/>
            </w:pPr>
            <w:r>
              <w:t>Urban, Village, Camp</w:t>
            </w:r>
          </w:p>
        </w:tc>
      </w:tr>
      <w:tr w:rsidR="00CD5CA9" w14:paraId="7BC2F4DA" w14:textId="77777777">
        <w:tc>
          <w:tcPr>
            <w:tcW w:w="9016" w:type="dxa"/>
            <w:gridSpan w:val="2"/>
            <w:shd w:val="clear" w:color="auto" w:fill="FFFFFF"/>
          </w:tcPr>
          <w:p w14:paraId="00000049" w14:textId="77777777" w:rsidR="00CD5CA9" w:rsidRDefault="00000000">
            <w:pPr>
              <w:jc w:val="center"/>
              <w:rPr>
                <w:b/>
                <w:color w:val="002060"/>
              </w:rPr>
            </w:pPr>
            <w:r>
              <w:rPr>
                <w:b/>
                <w:color w:val="002060"/>
              </w:rPr>
              <w:t>Survey Elapsed Time</w:t>
            </w:r>
          </w:p>
        </w:tc>
      </w:tr>
      <w:tr w:rsidR="00CD5CA9" w14:paraId="01384B81" w14:textId="77777777">
        <w:tc>
          <w:tcPr>
            <w:tcW w:w="4508" w:type="dxa"/>
            <w:shd w:val="clear" w:color="auto" w:fill="002060"/>
          </w:tcPr>
          <w:p w14:paraId="0000004B" w14:textId="77777777" w:rsidR="00CD5CA9" w:rsidRDefault="00000000">
            <w:pPr>
              <w:rPr>
                <w:color w:val="FFFFFF"/>
              </w:rPr>
            </w:pPr>
            <w:r>
              <w:rPr>
                <w:color w:val="FFFFFF"/>
              </w:rPr>
              <w:t>Elapsed Time (time from the survey starts after consent till the end of the survey)</w:t>
            </w:r>
          </w:p>
        </w:tc>
        <w:tc>
          <w:tcPr>
            <w:tcW w:w="4508" w:type="dxa"/>
          </w:tcPr>
          <w:p w14:paraId="0000004C" w14:textId="77777777" w:rsidR="00CD5CA9" w:rsidRDefault="00000000">
            <w:pPr>
              <w:jc w:val="center"/>
            </w:pPr>
            <w:r>
              <w:t>Numeric / will be automatically generated</w:t>
            </w:r>
          </w:p>
        </w:tc>
      </w:tr>
      <w:tr w:rsidR="00CD5CA9" w14:paraId="67B55486" w14:textId="77777777">
        <w:tc>
          <w:tcPr>
            <w:tcW w:w="9016" w:type="dxa"/>
            <w:gridSpan w:val="2"/>
            <w:shd w:val="clear" w:color="auto" w:fill="002060"/>
          </w:tcPr>
          <w:p w14:paraId="0000004D" w14:textId="77777777" w:rsidR="00CD5CA9" w:rsidRDefault="00000000">
            <w:pPr>
              <w:jc w:val="center"/>
              <w:rPr>
                <w:b/>
                <w:color w:val="FFFFFF"/>
              </w:rPr>
            </w:pPr>
            <w:r>
              <w:rPr>
                <w:b/>
                <w:color w:val="FFFFFF"/>
              </w:rPr>
              <w:t>Important Note</w:t>
            </w:r>
          </w:p>
        </w:tc>
      </w:tr>
      <w:tr w:rsidR="00CD5CA9" w14:paraId="32788F85" w14:textId="77777777">
        <w:tc>
          <w:tcPr>
            <w:tcW w:w="4508" w:type="dxa"/>
            <w:shd w:val="clear" w:color="auto" w:fill="002060"/>
          </w:tcPr>
          <w:p w14:paraId="0000004F" w14:textId="77777777" w:rsidR="00CD5CA9" w:rsidRDefault="00000000">
            <w:pPr>
              <w:rPr>
                <w:color w:val="FFFFFF"/>
              </w:rPr>
            </w:pPr>
            <w:r>
              <w:rPr>
                <w:color w:val="FFFFFF"/>
              </w:rPr>
              <w:t>If the respondent wishes to end the survey and stop answering you in the start/middle or end of the survey.</w:t>
            </w:r>
          </w:p>
        </w:tc>
        <w:tc>
          <w:tcPr>
            <w:tcW w:w="4508" w:type="dxa"/>
          </w:tcPr>
          <w:p w14:paraId="00000050" w14:textId="77777777" w:rsidR="00CD5CA9" w:rsidRDefault="00000000">
            <w:r>
              <w:t>Probe to convince them to stay, answer any concerns they might have, and if they still wish to end the survey.</w:t>
            </w:r>
          </w:p>
          <w:p w14:paraId="00000051" w14:textId="77777777" w:rsidR="00CD5CA9" w:rsidRDefault="00000000">
            <w:pPr>
              <w:numPr>
                <w:ilvl w:val="0"/>
                <w:numId w:val="46"/>
              </w:numPr>
              <w:pBdr>
                <w:top w:val="nil"/>
                <w:left w:val="nil"/>
                <w:bottom w:val="nil"/>
                <w:right w:val="nil"/>
                <w:between w:val="nil"/>
              </w:pBdr>
              <w:spacing w:line="240" w:lineRule="auto"/>
            </w:pPr>
            <w:r>
              <w:rPr>
                <w:rFonts w:ascii="Gill Sans" w:hAnsi="Gill Sans" w:cs="Gill Sans"/>
                <w:color w:val="000000"/>
              </w:rPr>
              <w:t xml:space="preserve">Mark the question they wished to stop at and choose the answer option </w:t>
            </w:r>
            <w:r>
              <w:rPr>
                <w:rFonts w:ascii="Gill Sans" w:hAnsi="Gill Sans" w:cs="Gill Sans"/>
                <w:i/>
                <w:color w:val="C00000"/>
              </w:rPr>
              <w:t xml:space="preserve">"Asked to stop the interview" </w:t>
            </w:r>
            <w:r>
              <w:rPr>
                <w:rFonts w:ascii="Gill Sans" w:hAnsi="Gill Sans" w:cs="Gill Sans"/>
                <w:color w:val="000000"/>
              </w:rPr>
              <w:t xml:space="preserve">then probe why and fill the </w:t>
            </w:r>
            <w:proofErr w:type="gramStart"/>
            <w:r>
              <w:rPr>
                <w:rFonts w:ascii="Gill Sans" w:hAnsi="Gill Sans" w:cs="Gill Sans"/>
                <w:color w:val="000000"/>
              </w:rPr>
              <w:t>reason</w:t>
            </w:r>
            <w:proofErr w:type="gramEnd"/>
          </w:p>
          <w:p w14:paraId="00000052" w14:textId="77777777" w:rsidR="00CD5CA9" w:rsidRDefault="00000000">
            <w:pPr>
              <w:numPr>
                <w:ilvl w:val="0"/>
                <w:numId w:val="46"/>
              </w:numPr>
              <w:pBdr>
                <w:top w:val="nil"/>
                <w:left w:val="nil"/>
                <w:bottom w:val="nil"/>
                <w:right w:val="nil"/>
                <w:between w:val="nil"/>
              </w:pBdr>
              <w:spacing w:line="240" w:lineRule="auto"/>
            </w:pPr>
            <w:r>
              <w:rPr>
                <w:rFonts w:ascii="Gill Sans" w:hAnsi="Gill Sans" w:cs="Gill Sans"/>
                <w:color w:val="000000"/>
              </w:rPr>
              <w:t xml:space="preserve">Fill the remaining survey questions with </w:t>
            </w:r>
            <w:r>
              <w:rPr>
                <w:rFonts w:ascii="Gill Sans" w:hAnsi="Gill Sans" w:cs="Gill Sans"/>
                <w:color w:val="C00000"/>
              </w:rPr>
              <w:t>"Not asked due to interview stoppage."</w:t>
            </w:r>
            <w:r>
              <w:rPr>
                <w:rFonts w:ascii="Gill Sans" w:hAnsi="Gill Sans" w:cs="Gill Sans"/>
                <w:color w:val="000000"/>
              </w:rPr>
              <w:t xml:space="preserve"> Answer option.</w:t>
            </w:r>
          </w:p>
          <w:p w14:paraId="00000053" w14:textId="77777777" w:rsidR="00CD5CA9" w:rsidRDefault="00000000">
            <w:pPr>
              <w:numPr>
                <w:ilvl w:val="0"/>
                <w:numId w:val="46"/>
              </w:numPr>
              <w:pBdr>
                <w:top w:val="nil"/>
                <w:left w:val="nil"/>
                <w:bottom w:val="nil"/>
                <w:right w:val="nil"/>
                <w:between w:val="nil"/>
              </w:pBdr>
              <w:spacing w:line="240" w:lineRule="auto"/>
            </w:pPr>
            <w:r>
              <w:rPr>
                <w:rFonts w:ascii="Gill Sans" w:hAnsi="Gill Sans" w:cs="Gill Sans"/>
                <w:color w:val="000000"/>
              </w:rPr>
              <w:t>Fill partial survey option in the end  of the survey.</w:t>
            </w:r>
          </w:p>
        </w:tc>
      </w:tr>
    </w:tbl>
    <w:p w14:paraId="00000054" w14:textId="77777777" w:rsidR="00CD5CA9" w:rsidRDefault="00CD5CA9"/>
    <w:p w14:paraId="00000055" w14:textId="77777777" w:rsidR="00CD5CA9" w:rsidRDefault="00000000">
      <w:pPr>
        <w:pStyle w:val="Heading3"/>
      </w:pPr>
      <w:bookmarkStart w:id="2" w:name="_Toc183466655"/>
      <w:r>
        <w:rPr>
          <w:color w:val="002060"/>
        </w:rPr>
        <w:t>Procedure NUMBER Two: West Bank households</w:t>
      </w:r>
      <w:bookmarkEnd w:id="2"/>
    </w:p>
    <w:p w14:paraId="00000056" w14:textId="77777777" w:rsidR="00CD5CA9" w:rsidRDefault="00000000">
      <w:r>
        <w:t>Introduction to the survey:</w:t>
      </w:r>
    </w:p>
    <w:p w14:paraId="00000057" w14:textId="77777777" w:rsidR="00CD5CA9" w:rsidRDefault="00000000">
      <w:r>
        <w:t xml:space="preserve">My name is we work in a team led by ____________, number: __________, mobile: _______, and assisted by the work team consisting of __________ and _______, and they work in this survey with the “AWRAD” based in Ramallah, and its phone number: ________.We are conducting a study to understand the Palestinian public's opinions about the donor countries and international parties, and we want to know from the public about its sources of information and news through the media and the Internet, and its evaluation of the work of international donor </w:t>
      </w:r>
      <w:proofErr w:type="spellStart"/>
      <w:r>
        <w:t>institutions.This</w:t>
      </w:r>
      <w:proofErr w:type="spellEnd"/>
      <w:r>
        <w:t xml:space="preserve"> study will help international institutions working in Palestine in the humanitarian and development fields in designing their programs to reach people and know their priorities. Of course, all information about you and your opinions is kept confidential and only available to the AWRAD research team. Do you agree to interview us? Yes/No; if “No” end the interview, if “Yes” proceed.</w:t>
      </w:r>
    </w:p>
    <w:tbl>
      <w:tblPr>
        <w:tblStyle w:val="a0"/>
        <w:tblW w:w="9360" w:type="dxa"/>
        <w:tblInd w:w="-5" w:type="dxa"/>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00" w:firstRow="0" w:lastRow="0" w:firstColumn="0" w:lastColumn="0" w:noHBand="0" w:noVBand="1"/>
      </w:tblPr>
      <w:tblGrid>
        <w:gridCol w:w="2932"/>
        <w:gridCol w:w="2478"/>
        <w:gridCol w:w="1664"/>
        <w:gridCol w:w="2286"/>
      </w:tblGrid>
      <w:tr w:rsidR="00CD5CA9" w14:paraId="5626A367" w14:textId="77777777">
        <w:tc>
          <w:tcPr>
            <w:tcW w:w="2932" w:type="dxa"/>
            <w:shd w:val="clear" w:color="auto" w:fill="002060"/>
          </w:tcPr>
          <w:p w14:paraId="00000058" w14:textId="77777777" w:rsidR="00CD5CA9" w:rsidRDefault="00000000">
            <w:pPr>
              <w:rPr>
                <w:b/>
                <w:color w:val="FFFFFF"/>
              </w:rPr>
            </w:pPr>
            <w:r>
              <w:rPr>
                <w:b/>
                <w:color w:val="FFFFFF"/>
              </w:rPr>
              <w:t>Respondent Gender</w:t>
            </w:r>
          </w:p>
        </w:tc>
        <w:tc>
          <w:tcPr>
            <w:tcW w:w="6428" w:type="dxa"/>
            <w:gridSpan w:val="3"/>
            <w:shd w:val="clear" w:color="auto" w:fill="auto"/>
          </w:tcPr>
          <w:p w14:paraId="00000059" w14:textId="77777777" w:rsidR="00CD5CA9" w:rsidRDefault="00000000">
            <w:r>
              <w:t>One female then one male (repeat)</w:t>
            </w:r>
          </w:p>
        </w:tc>
      </w:tr>
      <w:tr w:rsidR="00CD5CA9" w14:paraId="23578834" w14:textId="77777777">
        <w:tc>
          <w:tcPr>
            <w:tcW w:w="2932" w:type="dxa"/>
            <w:shd w:val="clear" w:color="auto" w:fill="002060"/>
          </w:tcPr>
          <w:p w14:paraId="0000005C" w14:textId="77777777" w:rsidR="00CD5CA9" w:rsidRDefault="00000000">
            <w:pPr>
              <w:rPr>
                <w:b/>
                <w:color w:val="FFFFFF"/>
              </w:rPr>
            </w:pPr>
            <w:r>
              <w:rPr>
                <w:b/>
                <w:color w:val="FFFFFF"/>
              </w:rPr>
              <w:t>Random Number Generator 1</w:t>
            </w:r>
          </w:p>
        </w:tc>
        <w:tc>
          <w:tcPr>
            <w:tcW w:w="6428" w:type="dxa"/>
            <w:gridSpan w:val="3"/>
            <w:shd w:val="clear" w:color="auto" w:fill="auto"/>
          </w:tcPr>
          <w:p w14:paraId="0000005D" w14:textId="77777777" w:rsidR="00CD5CA9" w:rsidRDefault="00000000">
            <w:r>
              <w:t xml:space="preserve"> Generates a random number between 0-1, if the number is less than 0.5 the survey enumerator will read the information treatment message, if the number is higher than 0.5 the information treatment </w:t>
            </w:r>
            <w:r>
              <w:lastRenderedPageBreak/>
              <w:t>message will be automatically hidden from the survey, thus not presented to survey participants.</w:t>
            </w:r>
          </w:p>
        </w:tc>
      </w:tr>
      <w:tr w:rsidR="00CD5CA9" w14:paraId="7010E7F0" w14:textId="77777777">
        <w:tc>
          <w:tcPr>
            <w:tcW w:w="2932" w:type="dxa"/>
            <w:shd w:val="clear" w:color="auto" w:fill="002060"/>
          </w:tcPr>
          <w:p w14:paraId="00000060" w14:textId="77777777" w:rsidR="00CD5CA9" w:rsidRDefault="00000000">
            <w:pPr>
              <w:rPr>
                <w:b/>
                <w:color w:val="FFFFFF"/>
              </w:rPr>
            </w:pPr>
            <w:r>
              <w:rPr>
                <w:b/>
                <w:color w:val="FFFFFF"/>
              </w:rPr>
              <w:lastRenderedPageBreak/>
              <w:t>Consent</w:t>
            </w:r>
          </w:p>
        </w:tc>
        <w:tc>
          <w:tcPr>
            <w:tcW w:w="6428" w:type="dxa"/>
            <w:gridSpan w:val="3"/>
            <w:shd w:val="clear" w:color="auto" w:fill="auto"/>
          </w:tcPr>
          <w:p w14:paraId="00000061" w14:textId="77777777" w:rsidR="00CD5CA9" w:rsidRDefault="00000000">
            <w:r>
              <w:t>Yes 1, No 2</w:t>
            </w:r>
          </w:p>
        </w:tc>
      </w:tr>
      <w:tr w:rsidR="00CD5CA9" w14:paraId="539ED31B" w14:textId="77777777">
        <w:tc>
          <w:tcPr>
            <w:tcW w:w="2932" w:type="dxa"/>
            <w:shd w:val="clear" w:color="auto" w:fill="002060"/>
          </w:tcPr>
          <w:p w14:paraId="00000064" w14:textId="77777777" w:rsidR="00CD5CA9" w:rsidRDefault="00000000">
            <w:pPr>
              <w:rPr>
                <w:b/>
                <w:color w:val="FFFFFF"/>
              </w:rPr>
            </w:pPr>
            <w:r>
              <w:rPr>
                <w:b/>
                <w:color w:val="FFFFFF"/>
              </w:rPr>
              <w:t>Timer</w:t>
            </w:r>
          </w:p>
        </w:tc>
        <w:tc>
          <w:tcPr>
            <w:tcW w:w="6428" w:type="dxa"/>
            <w:gridSpan w:val="3"/>
            <w:shd w:val="clear" w:color="auto" w:fill="auto"/>
          </w:tcPr>
          <w:p w14:paraId="00000065" w14:textId="77777777" w:rsidR="00CD5CA9" w:rsidRDefault="00000000">
            <w:r>
              <w:t>Start / Pause / Reset</w:t>
            </w:r>
          </w:p>
        </w:tc>
      </w:tr>
      <w:tr w:rsidR="00CD5CA9" w14:paraId="0F158276" w14:textId="77777777">
        <w:tc>
          <w:tcPr>
            <w:tcW w:w="2932" w:type="dxa"/>
            <w:shd w:val="clear" w:color="auto" w:fill="002060"/>
          </w:tcPr>
          <w:p w14:paraId="00000068" w14:textId="77777777" w:rsidR="00CD5CA9" w:rsidRDefault="00000000">
            <w:pPr>
              <w:rPr>
                <w:b/>
                <w:color w:val="FFFFFF"/>
              </w:rPr>
            </w:pPr>
            <w:r>
              <w:rPr>
                <w:b/>
                <w:color w:val="FFFFFF"/>
              </w:rPr>
              <w:t>Elapsed Time (time from the survey starts after consent till the end of the survey)</w:t>
            </w:r>
          </w:p>
        </w:tc>
        <w:tc>
          <w:tcPr>
            <w:tcW w:w="6428" w:type="dxa"/>
            <w:gridSpan w:val="3"/>
            <w:shd w:val="clear" w:color="auto" w:fill="auto"/>
          </w:tcPr>
          <w:p w14:paraId="00000069" w14:textId="77777777" w:rsidR="00CD5CA9" w:rsidRDefault="00000000">
            <w:r>
              <w:t xml:space="preserve">Numeric </w:t>
            </w:r>
          </w:p>
        </w:tc>
      </w:tr>
      <w:tr w:rsidR="00CD5CA9" w14:paraId="473A9F91" w14:textId="77777777">
        <w:tc>
          <w:tcPr>
            <w:tcW w:w="2932" w:type="dxa"/>
            <w:shd w:val="clear" w:color="auto" w:fill="002060"/>
          </w:tcPr>
          <w:p w14:paraId="0000006C" w14:textId="77777777" w:rsidR="00CD5CA9" w:rsidRDefault="00000000">
            <w:pPr>
              <w:rPr>
                <w:b/>
                <w:color w:val="FFFFFF"/>
              </w:rPr>
            </w:pPr>
            <w:r>
              <w:rPr>
                <w:b/>
                <w:color w:val="FFFFFF"/>
              </w:rPr>
              <w:t>Region</w:t>
            </w:r>
          </w:p>
        </w:tc>
        <w:tc>
          <w:tcPr>
            <w:tcW w:w="6428" w:type="dxa"/>
            <w:gridSpan w:val="3"/>
            <w:shd w:val="clear" w:color="auto" w:fill="auto"/>
          </w:tcPr>
          <w:p w14:paraId="0000006D" w14:textId="77777777" w:rsidR="00CD5CA9" w:rsidRDefault="00000000">
            <w:r>
              <w:t>West Bank 1</w:t>
            </w:r>
          </w:p>
        </w:tc>
      </w:tr>
      <w:tr w:rsidR="00CD5CA9" w14:paraId="2F084815" w14:textId="77777777">
        <w:tc>
          <w:tcPr>
            <w:tcW w:w="2932" w:type="dxa"/>
            <w:shd w:val="clear" w:color="auto" w:fill="002060"/>
          </w:tcPr>
          <w:p w14:paraId="00000070" w14:textId="77777777" w:rsidR="00CD5CA9" w:rsidRDefault="00000000">
            <w:pPr>
              <w:rPr>
                <w:b/>
                <w:color w:val="FFFFFF"/>
              </w:rPr>
            </w:pPr>
            <w:r>
              <w:rPr>
                <w:b/>
                <w:color w:val="FFFFFF"/>
              </w:rPr>
              <w:t>Governorate</w:t>
            </w:r>
          </w:p>
        </w:tc>
        <w:tc>
          <w:tcPr>
            <w:tcW w:w="6428" w:type="dxa"/>
            <w:gridSpan w:val="3"/>
            <w:shd w:val="clear" w:color="auto" w:fill="auto"/>
          </w:tcPr>
          <w:p w14:paraId="00000071" w14:textId="77777777" w:rsidR="00CD5CA9" w:rsidRDefault="00000000">
            <w:r>
              <w:t>Northern West Bank 1, Central West Bank 2, South West Bank 3, Gaza 4</w:t>
            </w:r>
          </w:p>
        </w:tc>
      </w:tr>
      <w:tr w:rsidR="00CD5CA9" w14:paraId="6BC20F44" w14:textId="77777777">
        <w:tc>
          <w:tcPr>
            <w:tcW w:w="2932" w:type="dxa"/>
            <w:shd w:val="clear" w:color="auto" w:fill="002060"/>
          </w:tcPr>
          <w:p w14:paraId="00000074" w14:textId="77777777" w:rsidR="00CD5CA9" w:rsidRDefault="00000000">
            <w:pPr>
              <w:rPr>
                <w:b/>
                <w:color w:val="FFFFFF"/>
              </w:rPr>
            </w:pPr>
            <w:r>
              <w:rPr>
                <w:b/>
                <w:color w:val="FFFFFF"/>
              </w:rPr>
              <w:t>City</w:t>
            </w:r>
          </w:p>
        </w:tc>
        <w:tc>
          <w:tcPr>
            <w:tcW w:w="6428" w:type="dxa"/>
            <w:gridSpan w:val="3"/>
            <w:shd w:val="clear" w:color="auto" w:fill="auto"/>
          </w:tcPr>
          <w:p w14:paraId="00000075" w14:textId="77777777" w:rsidR="00CD5CA9" w:rsidRDefault="00000000">
            <w:r>
              <w:t>Jenin;1 Tubas;2 Tulkarm;3 Nablus;4 Qalqiliya;5 Salfit;6 Ramallah and al-Bireh;7 Jericho &amp; Al Aghwar;8East Jerusalem;9 Bethlehem ;10 Hebron</w:t>
            </w:r>
          </w:p>
        </w:tc>
      </w:tr>
      <w:tr w:rsidR="00CD5CA9" w14:paraId="0ED0820B" w14:textId="77777777">
        <w:tc>
          <w:tcPr>
            <w:tcW w:w="2932" w:type="dxa"/>
            <w:shd w:val="clear" w:color="auto" w:fill="002060"/>
          </w:tcPr>
          <w:p w14:paraId="00000078" w14:textId="77777777" w:rsidR="00CD5CA9" w:rsidRDefault="00000000">
            <w:pPr>
              <w:rPr>
                <w:b/>
                <w:color w:val="FFFFFF"/>
              </w:rPr>
            </w:pPr>
            <w:r>
              <w:rPr>
                <w:b/>
                <w:color w:val="FFFFFF"/>
              </w:rPr>
              <w:t>Locality Name (Please write standardized names)</w:t>
            </w:r>
          </w:p>
        </w:tc>
        <w:tc>
          <w:tcPr>
            <w:tcW w:w="6428" w:type="dxa"/>
            <w:gridSpan w:val="3"/>
            <w:shd w:val="clear" w:color="auto" w:fill="auto"/>
          </w:tcPr>
          <w:p w14:paraId="00000079" w14:textId="77777777" w:rsidR="00CD5CA9" w:rsidRDefault="00000000">
            <w:r>
              <w:t>Text</w:t>
            </w:r>
          </w:p>
        </w:tc>
      </w:tr>
      <w:tr w:rsidR="00CD5CA9" w14:paraId="7019877B" w14:textId="77777777">
        <w:tc>
          <w:tcPr>
            <w:tcW w:w="2932" w:type="dxa"/>
            <w:shd w:val="clear" w:color="auto" w:fill="002060"/>
          </w:tcPr>
          <w:p w14:paraId="0000007C" w14:textId="77777777" w:rsidR="00CD5CA9" w:rsidRDefault="00000000">
            <w:pPr>
              <w:rPr>
                <w:b/>
                <w:color w:val="FFFFFF"/>
              </w:rPr>
            </w:pPr>
            <w:r>
              <w:rPr>
                <w:b/>
                <w:color w:val="FFFFFF"/>
              </w:rPr>
              <w:t>Counting Area Number</w:t>
            </w:r>
          </w:p>
        </w:tc>
        <w:tc>
          <w:tcPr>
            <w:tcW w:w="6428" w:type="dxa"/>
            <w:gridSpan w:val="3"/>
            <w:shd w:val="clear" w:color="auto" w:fill="auto"/>
          </w:tcPr>
          <w:p w14:paraId="0000007D" w14:textId="77777777" w:rsidR="00CD5CA9" w:rsidRDefault="00000000">
            <w:r>
              <w:t>Numeric</w:t>
            </w:r>
          </w:p>
        </w:tc>
      </w:tr>
      <w:tr w:rsidR="00CD5CA9" w14:paraId="1E6F6F53" w14:textId="77777777">
        <w:trPr>
          <w:trHeight w:val="232"/>
        </w:trPr>
        <w:tc>
          <w:tcPr>
            <w:tcW w:w="2932" w:type="dxa"/>
            <w:shd w:val="clear" w:color="auto" w:fill="002060"/>
          </w:tcPr>
          <w:p w14:paraId="00000080" w14:textId="77777777" w:rsidR="00CD5CA9" w:rsidRDefault="00000000">
            <w:pPr>
              <w:rPr>
                <w:b/>
                <w:color w:val="FFFFFF"/>
              </w:rPr>
            </w:pPr>
            <w:r>
              <w:rPr>
                <w:b/>
                <w:color w:val="FFFFFF"/>
              </w:rPr>
              <w:t>Residential type</w:t>
            </w:r>
          </w:p>
        </w:tc>
        <w:tc>
          <w:tcPr>
            <w:tcW w:w="2478" w:type="dxa"/>
            <w:shd w:val="clear" w:color="auto" w:fill="auto"/>
          </w:tcPr>
          <w:p w14:paraId="00000081" w14:textId="77777777" w:rsidR="00CD5CA9" w:rsidRDefault="00000000">
            <w:r>
              <w:t>Urban, Village, Camp</w:t>
            </w:r>
          </w:p>
        </w:tc>
        <w:tc>
          <w:tcPr>
            <w:tcW w:w="1664" w:type="dxa"/>
            <w:shd w:val="clear" w:color="auto" w:fill="002060"/>
          </w:tcPr>
          <w:p w14:paraId="00000082" w14:textId="77777777" w:rsidR="00CD5CA9" w:rsidRDefault="00000000">
            <w:pPr>
              <w:rPr>
                <w:b/>
                <w:color w:val="FFFFFF"/>
              </w:rPr>
            </w:pPr>
            <w:r>
              <w:rPr>
                <w:b/>
                <w:color w:val="FFFFFF"/>
              </w:rPr>
              <w:t>Interview ID</w:t>
            </w:r>
          </w:p>
        </w:tc>
        <w:tc>
          <w:tcPr>
            <w:tcW w:w="2286" w:type="dxa"/>
            <w:shd w:val="clear" w:color="auto" w:fill="auto"/>
          </w:tcPr>
          <w:p w14:paraId="00000083" w14:textId="77777777" w:rsidR="00CD5CA9" w:rsidRDefault="00000000">
            <w:r>
              <w:t>Numeric</w:t>
            </w:r>
          </w:p>
        </w:tc>
      </w:tr>
      <w:tr w:rsidR="00CD5CA9" w14:paraId="340E7D86" w14:textId="77777777">
        <w:trPr>
          <w:trHeight w:val="232"/>
        </w:trPr>
        <w:tc>
          <w:tcPr>
            <w:tcW w:w="2932" w:type="dxa"/>
            <w:shd w:val="clear" w:color="auto" w:fill="002060"/>
          </w:tcPr>
          <w:p w14:paraId="00000084" w14:textId="77777777" w:rsidR="00CD5CA9" w:rsidRDefault="00000000">
            <w:pPr>
              <w:rPr>
                <w:b/>
                <w:color w:val="FFFFFF"/>
              </w:rPr>
            </w:pPr>
            <w:r>
              <w:rPr>
                <w:b/>
                <w:color w:val="FFFFFF"/>
              </w:rPr>
              <w:t>Research team number</w:t>
            </w:r>
          </w:p>
        </w:tc>
        <w:tc>
          <w:tcPr>
            <w:tcW w:w="2478" w:type="dxa"/>
            <w:shd w:val="clear" w:color="auto" w:fill="auto"/>
          </w:tcPr>
          <w:p w14:paraId="00000085" w14:textId="77777777" w:rsidR="00CD5CA9" w:rsidRDefault="00000000">
            <w:r>
              <w:t>Numeric</w:t>
            </w:r>
          </w:p>
        </w:tc>
        <w:tc>
          <w:tcPr>
            <w:tcW w:w="1664" w:type="dxa"/>
            <w:shd w:val="clear" w:color="auto" w:fill="002060"/>
          </w:tcPr>
          <w:p w14:paraId="00000086" w14:textId="77777777" w:rsidR="00CD5CA9" w:rsidRDefault="00000000">
            <w:pPr>
              <w:rPr>
                <w:b/>
                <w:color w:val="FFFFFF"/>
              </w:rPr>
            </w:pPr>
            <w:r>
              <w:rPr>
                <w:b/>
                <w:color w:val="FFFFFF"/>
              </w:rPr>
              <w:t>(Do not ask, observe and record) Gender of respondent</w:t>
            </w:r>
          </w:p>
        </w:tc>
        <w:tc>
          <w:tcPr>
            <w:tcW w:w="2286" w:type="dxa"/>
            <w:shd w:val="clear" w:color="auto" w:fill="auto"/>
          </w:tcPr>
          <w:p w14:paraId="00000087" w14:textId="77777777" w:rsidR="00CD5CA9" w:rsidRDefault="00000000">
            <w:r>
              <w:t>Male 1, Female 2</w:t>
            </w:r>
          </w:p>
        </w:tc>
      </w:tr>
      <w:tr w:rsidR="00CD5CA9" w14:paraId="2AF24444" w14:textId="77777777">
        <w:trPr>
          <w:trHeight w:val="232"/>
        </w:trPr>
        <w:tc>
          <w:tcPr>
            <w:tcW w:w="2932" w:type="dxa"/>
            <w:shd w:val="clear" w:color="auto" w:fill="002060"/>
          </w:tcPr>
          <w:p w14:paraId="00000088" w14:textId="77777777" w:rsidR="00CD5CA9" w:rsidRDefault="00000000">
            <w:pPr>
              <w:rPr>
                <w:b/>
                <w:color w:val="FFFFFF"/>
              </w:rPr>
            </w:pPr>
            <w:r>
              <w:rPr>
                <w:b/>
                <w:color w:val="FFFFFF"/>
              </w:rPr>
              <w:t>(For this form) How many rejections did you face before conducting this interview?</w:t>
            </w:r>
          </w:p>
        </w:tc>
        <w:tc>
          <w:tcPr>
            <w:tcW w:w="2478" w:type="dxa"/>
            <w:shd w:val="clear" w:color="auto" w:fill="auto"/>
          </w:tcPr>
          <w:p w14:paraId="00000089" w14:textId="77777777" w:rsidR="00CD5CA9" w:rsidRDefault="00000000">
            <w:r>
              <w:t>Numeric</w:t>
            </w:r>
          </w:p>
        </w:tc>
        <w:tc>
          <w:tcPr>
            <w:tcW w:w="1664" w:type="dxa"/>
            <w:shd w:val="clear" w:color="auto" w:fill="002060"/>
          </w:tcPr>
          <w:p w14:paraId="0000008A" w14:textId="77777777" w:rsidR="00CD5CA9" w:rsidRDefault="00000000">
            <w:pPr>
              <w:rPr>
                <w:b/>
                <w:color w:val="FFFFFF"/>
              </w:rPr>
            </w:pPr>
            <w:r>
              <w:rPr>
                <w:b/>
                <w:color w:val="FFFFFF"/>
              </w:rPr>
              <w:t>For the researcher. interview with the person arranged in order of age from oldest to youngest</w:t>
            </w:r>
          </w:p>
        </w:tc>
        <w:tc>
          <w:tcPr>
            <w:tcW w:w="2286" w:type="dxa"/>
            <w:shd w:val="clear" w:color="auto" w:fill="auto"/>
          </w:tcPr>
          <w:p w14:paraId="0000008B" w14:textId="77777777" w:rsidR="00CD5CA9" w:rsidRDefault="00000000">
            <w:r>
              <w:t>Numeric</w:t>
            </w:r>
          </w:p>
        </w:tc>
      </w:tr>
      <w:tr w:rsidR="00CD5CA9" w14:paraId="2B319C3A" w14:textId="77777777">
        <w:trPr>
          <w:trHeight w:val="232"/>
        </w:trPr>
        <w:tc>
          <w:tcPr>
            <w:tcW w:w="2932" w:type="dxa"/>
            <w:shd w:val="clear" w:color="auto" w:fill="002060"/>
          </w:tcPr>
          <w:p w14:paraId="0000008C" w14:textId="77777777" w:rsidR="00CD5CA9" w:rsidRDefault="00000000">
            <w:pPr>
              <w:rPr>
                <w:b/>
                <w:color w:val="FFFFFF"/>
              </w:rPr>
            </w:pPr>
            <w:r>
              <w:rPr>
                <w:b/>
                <w:color w:val="FFFFFF"/>
              </w:rPr>
              <w:t>Why</w:t>
            </w:r>
          </w:p>
        </w:tc>
        <w:tc>
          <w:tcPr>
            <w:tcW w:w="6428" w:type="dxa"/>
            <w:gridSpan w:val="3"/>
            <w:shd w:val="clear" w:color="auto" w:fill="auto"/>
          </w:tcPr>
          <w:p w14:paraId="0000008D" w14:textId="77777777" w:rsidR="00CD5CA9" w:rsidRDefault="00000000">
            <w:r>
              <w:t>Text</w:t>
            </w:r>
          </w:p>
        </w:tc>
      </w:tr>
      <w:tr w:rsidR="00CD5CA9" w14:paraId="29432767" w14:textId="77777777">
        <w:trPr>
          <w:trHeight w:val="232"/>
        </w:trPr>
        <w:tc>
          <w:tcPr>
            <w:tcW w:w="2932" w:type="dxa"/>
            <w:shd w:val="clear" w:color="auto" w:fill="002060"/>
          </w:tcPr>
          <w:p w14:paraId="00000090" w14:textId="77777777" w:rsidR="00CD5CA9" w:rsidRDefault="00000000">
            <w:pPr>
              <w:rPr>
                <w:b/>
                <w:color w:val="FFFFFF"/>
              </w:rPr>
            </w:pPr>
            <w:r>
              <w:rPr>
                <w:b/>
                <w:color w:val="FFFFFF"/>
              </w:rPr>
              <w:t>Enumerator Name</w:t>
            </w:r>
          </w:p>
        </w:tc>
        <w:tc>
          <w:tcPr>
            <w:tcW w:w="2478" w:type="dxa"/>
            <w:shd w:val="clear" w:color="auto" w:fill="auto"/>
          </w:tcPr>
          <w:p w14:paraId="00000091" w14:textId="77777777" w:rsidR="00CD5CA9" w:rsidRDefault="00000000">
            <w:r>
              <w:t>Text</w:t>
            </w:r>
          </w:p>
        </w:tc>
        <w:tc>
          <w:tcPr>
            <w:tcW w:w="1664" w:type="dxa"/>
            <w:shd w:val="clear" w:color="auto" w:fill="002060"/>
          </w:tcPr>
          <w:p w14:paraId="00000092" w14:textId="77777777" w:rsidR="00CD5CA9" w:rsidRDefault="00000000">
            <w:pPr>
              <w:rPr>
                <w:b/>
                <w:color w:val="FFFFFF"/>
              </w:rPr>
            </w:pPr>
            <w:r>
              <w:rPr>
                <w:b/>
                <w:color w:val="FFFFFF"/>
              </w:rPr>
              <w:t>Time Start</w:t>
            </w:r>
          </w:p>
        </w:tc>
        <w:tc>
          <w:tcPr>
            <w:tcW w:w="2286" w:type="dxa"/>
            <w:shd w:val="clear" w:color="auto" w:fill="auto"/>
          </w:tcPr>
          <w:p w14:paraId="00000093" w14:textId="77777777" w:rsidR="00CD5CA9" w:rsidRDefault="00000000">
            <w:r>
              <w:t>(Time Stamp)</w:t>
            </w:r>
          </w:p>
        </w:tc>
      </w:tr>
      <w:tr w:rsidR="00CD5CA9" w14:paraId="104B5517" w14:textId="77777777">
        <w:trPr>
          <w:trHeight w:val="232"/>
        </w:trPr>
        <w:tc>
          <w:tcPr>
            <w:tcW w:w="2932" w:type="dxa"/>
            <w:shd w:val="clear" w:color="auto" w:fill="002060"/>
          </w:tcPr>
          <w:p w14:paraId="00000094" w14:textId="77777777" w:rsidR="00CD5CA9" w:rsidRDefault="00000000">
            <w:pPr>
              <w:rPr>
                <w:b/>
                <w:color w:val="FFFFFF"/>
              </w:rPr>
            </w:pPr>
            <w:r>
              <w:rPr>
                <w:b/>
                <w:color w:val="FFFFFF"/>
              </w:rPr>
              <w:lastRenderedPageBreak/>
              <w:t>Number of field researchers and observers during the interview</w:t>
            </w:r>
          </w:p>
        </w:tc>
        <w:tc>
          <w:tcPr>
            <w:tcW w:w="2478" w:type="dxa"/>
            <w:shd w:val="clear" w:color="auto" w:fill="auto"/>
          </w:tcPr>
          <w:p w14:paraId="00000095" w14:textId="77777777" w:rsidR="00CD5CA9" w:rsidRDefault="00000000">
            <w:r>
              <w:t>Numeric</w:t>
            </w:r>
          </w:p>
        </w:tc>
        <w:tc>
          <w:tcPr>
            <w:tcW w:w="1664" w:type="dxa"/>
            <w:shd w:val="clear" w:color="auto" w:fill="002060"/>
          </w:tcPr>
          <w:p w14:paraId="00000096" w14:textId="77777777" w:rsidR="00CD5CA9" w:rsidRDefault="00000000">
            <w:pPr>
              <w:rPr>
                <w:b/>
                <w:color w:val="FFFFFF"/>
              </w:rPr>
            </w:pPr>
            <w:r>
              <w:rPr>
                <w:b/>
                <w:color w:val="FFFFFF"/>
              </w:rPr>
              <w:t>Time End</w:t>
            </w:r>
          </w:p>
        </w:tc>
        <w:tc>
          <w:tcPr>
            <w:tcW w:w="2286" w:type="dxa"/>
            <w:shd w:val="clear" w:color="auto" w:fill="auto"/>
          </w:tcPr>
          <w:p w14:paraId="00000097" w14:textId="77777777" w:rsidR="00CD5CA9" w:rsidRDefault="00000000">
            <w:r>
              <w:t>(Time Stamp)</w:t>
            </w:r>
          </w:p>
        </w:tc>
      </w:tr>
    </w:tbl>
    <w:p w14:paraId="00000098" w14:textId="77777777" w:rsidR="00CD5CA9" w:rsidRDefault="00CD5CA9"/>
    <w:p w14:paraId="00000099" w14:textId="77777777" w:rsidR="00CD5CA9" w:rsidRDefault="00000000">
      <w:pPr>
        <w:spacing w:line="240" w:lineRule="auto"/>
      </w:pPr>
      <w:r>
        <w:br w:type="page"/>
      </w:r>
    </w:p>
    <w:p w14:paraId="0000009A" w14:textId="77777777" w:rsidR="00CD5CA9" w:rsidRDefault="00000000">
      <w:pPr>
        <w:pStyle w:val="Heading1"/>
      </w:pPr>
      <w:bookmarkStart w:id="3" w:name="_Toc183466656"/>
      <w:r>
        <w:lastRenderedPageBreak/>
        <w:t>Survey</w:t>
      </w:r>
      <w:bookmarkEnd w:id="3"/>
    </w:p>
    <w:p w14:paraId="0000009B" w14:textId="77777777" w:rsidR="00CD5CA9" w:rsidRDefault="00000000">
      <w:pPr>
        <w:pStyle w:val="Heading3"/>
      </w:pPr>
      <w:bookmarkStart w:id="4" w:name="_Toc183466657"/>
      <w:r>
        <w:t>Perception of USAID</w:t>
      </w:r>
      <w:bookmarkEnd w:id="4"/>
    </w:p>
    <w:p w14:paraId="0000009C" w14:textId="77777777" w:rsidR="00CD5CA9" w:rsidRDefault="00CD5CA9">
      <w:pPr>
        <w:pBdr>
          <w:top w:val="nil"/>
          <w:left w:val="nil"/>
          <w:bottom w:val="nil"/>
          <w:right w:val="nil"/>
          <w:between w:val="nil"/>
        </w:pBdr>
        <w:spacing w:after="0" w:line="240" w:lineRule="auto"/>
        <w:ind w:left="1260" w:hanging="360"/>
        <w:rPr>
          <w:rFonts w:ascii="Gill Sans" w:hAnsi="Gill Sans" w:cs="Gill Sans"/>
          <w:b/>
          <w:i/>
          <w:color w:val="002060"/>
        </w:rPr>
      </w:pPr>
    </w:p>
    <w:p w14:paraId="0000009D" w14:textId="77777777" w:rsidR="00CD5CA9" w:rsidRDefault="00000000">
      <w:pPr>
        <w:pBdr>
          <w:top w:val="nil"/>
          <w:left w:val="nil"/>
          <w:bottom w:val="nil"/>
          <w:right w:val="nil"/>
          <w:between w:val="nil"/>
        </w:pBdr>
        <w:spacing w:after="0" w:line="240" w:lineRule="auto"/>
        <w:ind w:left="1260" w:hanging="360"/>
        <w:rPr>
          <w:rFonts w:ascii="Gill Sans" w:hAnsi="Gill Sans" w:cs="Gill Sans"/>
          <w:b/>
          <w:i/>
          <w:color w:val="002060"/>
        </w:rPr>
      </w:pPr>
      <w:r>
        <w:rPr>
          <w:rFonts w:ascii="Gill Sans" w:hAnsi="Gill Sans" w:cs="Gill Sans"/>
          <w:b/>
          <w:i/>
          <w:color w:val="002060"/>
        </w:rPr>
        <w:t>Record Time Started.</w:t>
      </w:r>
    </w:p>
    <w:p w14:paraId="0000009E" w14:textId="77777777" w:rsidR="00CD5CA9" w:rsidRDefault="00000000">
      <w:pPr>
        <w:rPr>
          <w:color w:val="000000"/>
        </w:rPr>
      </w:pPr>
      <w:r>
        <w:t>Thanks for agreeing to speak with us. I want to start by asking about some branding from organizations working in the West Bank and Gaza. As I mentioned, there are no right or wrong answers, I just want to get a sense of your awareness.</w:t>
      </w:r>
    </w:p>
    <w:p w14:paraId="0000009F" w14:textId="77777777" w:rsidR="00CD5CA9" w:rsidRDefault="00000000">
      <w:pPr>
        <w:pBdr>
          <w:top w:val="nil"/>
          <w:left w:val="nil"/>
          <w:bottom w:val="nil"/>
          <w:right w:val="nil"/>
          <w:between w:val="nil"/>
        </w:pBdr>
        <w:spacing w:line="240" w:lineRule="auto"/>
        <w:ind w:left="360" w:hanging="360"/>
        <w:rPr>
          <w:color w:val="000000"/>
        </w:rPr>
      </w:pPr>
      <w:r>
        <w:rPr>
          <w:color w:val="000000"/>
        </w:rPr>
        <w:t xml:space="preserve">Q1. In the past year, have you ever </w:t>
      </w:r>
      <w:r>
        <w:rPr>
          <w:i/>
          <w:color w:val="002060"/>
        </w:rPr>
        <w:t>seen</w:t>
      </w:r>
      <w:r>
        <w:rPr>
          <w:color w:val="002060"/>
        </w:rPr>
        <w:t xml:space="preserve"> </w:t>
      </w:r>
      <w:r>
        <w:rPr>
          <w:i/>
          <w:color w:val="002060"/>
        </w:rPr>
        <w:t xml:space="preserve">(West Bank) </w:t>
      </w:r>
      <w:r>
        <w:rPr>
          <w:i/>
          <w:color w:val="000000"/>
        </w:rPr>
        <w:t xml:space="preserve">or </w:t>
      </w:r>
      <w:r>
        <w:rPr>
          <w:i/>
          <w:color w:val="C00000"/>
        </w:rPr>
        <w:t>heard of (Gaza)</w:t>
      </w:r>
      <w:r>
        <w:rPr>
          <w:color w:val="C00000"/>
        </w:rPr>
        <w:t xml:space="preserve"> </w:t>
      </w:r>
      <w:r>
        <w:rPr>
          <w:color w:val="000000"/>
        </w:rPr>
        <w:t>any of these donor logos?</w:t>
      </w:r>
    </w:p>
    <w:tbl>
      <w:tblPr>
        <w:tblStyle w:val="a1"/>
        <w:tblW w:w="9319" w:type="dxa"/>
        <w:jc w:val="center"/>
        <w:tblBorders>
          <w:top w:val="single" w:sz="4" w:space="0" w:color="000000"/>
          <w:left w:val="single" w:sz="4" w:space="0" w:color="000000"/>
          <w:bottom w:val="single" w:sz="4" w:space="0" w:color="000000"/>
          <w:right w:val="single" w:sz="4" w:space="0" w:color="000000"/>
          <w:insideH w:val="single" w:sz="4" w:space="0" w:color="000000"/>
          <w:insideV w:val="nil"/>
        </w:tblBorders>
        <w:tblLayout w:type="fixed"/>
        <w:tblLook w:val="0400" w:firstRow="0" w:lastRow="0" w:firstColumn="0" w:lastColumn="0" w:noHBand="0" w:noVBand="1"/>
      </w:tblPr>
      <w:tblGrid>
        <w:gridCol w:w="428"/>
        <w:gridCol w:w="46"/>
        <w:gridCol w:w="5641"/>
        <w:gridCol w:w="859"/>
        <w:gridCol w:w="41"/>
        <w:gridCol w:w="1152"/>
        <w:gridCol w:w="1152"/>
      </w:tblGrid>
      <w:tr w:rsidR="00CD5CA9" w14:paraId="350C0F73" w14:textId="77777777">
        <w:trPr>
          <w:trHeight w:val="432"/>
          <w:jc w:val="center"/>
        </w:trPr>
        <w:tc>
          <w:tcPr>
            <w:tcW w:w="428" w:type="dxa"/>
            <w:tcBorders>
              <w:top w:val="single" w:sz="4" w:space="0" w:color="000000"/>
            </w:tcBorders>
            <w:shd w:val="clear" w:color="auto" w:fill="002060"/>
            <w:vAlign w:val="center"/>
          </w:tcPr>
          <w:p w14:paraId="000000A0" w14:textId="77777777" w:rsidR="00CD5CA9" w:rsidRDefault="00CD5CA9">
            <w:pPr>
              <w:pBdr>
                <w:top w:val="nil"/>
                <w:left w:val="nil"/>
                <w:bottom w:val="nil"/>
                <w:right w:val="nil"/>
                <w:between w:val="nil"/>
              </w:pBdr>
              <w:shd w:val="clear" w:color="auto" w:fill="002060"/>
              <w:spacing w:after="0" w:line="240" w:lineRule="auto"/>
              <w:rPr>
                <w:color w:val="000000"/>
                <w:sz w:val="20"/>
                <w:szCs w:val="20"/>
              </w:rPr>
            </w:pPr>
          </w:p>
        </w:tc>
        <w:tc>
          <w:tcPr>
            <w:tcW w:w="5687" w:type="dxa"/>
            <w:gridSpan w:val="2"/>
            <w:tcBorders>
              <w:top w:val="single" w:sz="4" w:space="0" w:color="000000"/>
            </w:tcBorders>
            <w:shd w:val="clear" w:color="auto" w:fill="002060"/>
            <w:vAlign w:val="center"/>
          </w:tcPr>
          <w:p w14:paraId="000000A1" w14:textId="77777777" w:rsidR="00CD5CA9" w:rsidRDefault="00000000">
            <w:pPr>
              <w:pBdr>
                <w:top w:val="nil"/>
                <w:left w:val="nil"/>
                <w:bottom w:val="nil"/>
                <w:right w:val="nil"/>
                <w:between w:val="nil"/>
              </w:pBdr>
              <w:spacing w:after="0" w:line="240" w:lineRule="auto"/>
              <w:rPr>
                <w:b/>
                <w:color w:val="FFFFFF"/>
              </w:rPr>
            </w:pPr>
            <w:r>
              <w:rPr>
                <w:b/>
                <w:color w:val="FFFFFF"/>
              </w:rPr>
              <w:t>Donor</w:t>
            </w:r>
          </w:p>
        </w:tc>
        <w:tc>
          <w:tcPr>
            <w:tcW w:w="859" w:type="dxa"/>
            <w:tcBorders>
              <w:top w:val="single" w:sz="4" w:space="0" w:color="000000"/>
            </w:tcBorders>
            <w:shd w:val="clear" w:color="auto" w:fill="002060"/>
            <w:vAlign w:val="center"/>
          </w:tcPr>
          <w:p w14:paraId="000000A3" w14:textId="77777777" w:rsidR="00CD5CA9" w:rsidRDefault="00000000">
            <w:pPr>
              <w:pBdr>
                <w:top w:val="nil"/>
                <w:left w:val="nil"/>
                <w:bottom w:val="nil"/>
                <w:right w:val="nil"/>
                <w:between w:val="nil"/>
              </w:pBdr>
              <w:spacing w:after="0" w:line="240" w:lineRule="auto"/>
              <w:jc w:val="center"/>
              <w:rPr>
                <w:b/>
                <w:color w:val="FFFFFF"/>
              </w:rPr>
            </w:pPr>
            <w:r>
              <w:rPr>
                <w:b/>
                <w:color w:val="FFFFFF"/>
              </w:rPr>
              <w:t>Yes</w:t>
            </w:r>
          </w:p>
        </w:tc>
        <w:tc>
          <w:tcPr>
            <w:tcW w:w="1193" w:type="dxa"/>
            <w:gridSpan w:val="2"/>
            <w:tcBorders>
              <w:top w:val="single" w:sz="4" w:space="0" w:color="000000"/>
              <w:right w:val="single" w:sz="4" w:space="0" w:color="000000"/>
            </w:tcBorders>
            <w:shd w:val="clear" w:color="auto" w:fill="002060"/>
            <w:vAlign w:val="center"/>
          </w:tcPr>
          <w:p w14:paraId="000000A4" w14:textId="77777777" w:rsidR="00CD5CA9" w:rsidRDefault="00000000">
            <w:pPr>
              <w:pBdr>
                <w:top w:val="nil"/>
                <w:left w:val="nil"/>
                <w:bottom w:val="nil"/>
                <w:right w:val="nil"/>
                <w:between w:val="nil"/>
              </w:pBdr>
              <w:spacing w:after="0" w:line="240" w:lineRule="auto"/>
              <w:jc w:val="center"/>
              <w:rPr>
                <w:b/>
                <w:color w:val="FFFFFF"/>
              </w:rPr>
            </w:pPr>
            <w:r>
              <w:rPr>
                <w:b/>
                <w:color w:val="FFFFFF"/>
              </w:rPr>
              <w:t>No</w:t>
            </w:r>
          </w:p>
        </w:tc>
        <w:tc>
          <w:tcPr>
            <w:tcW w:w="1152" w:type="dxa"/>
            <w:tcBorders>
              <w:top w:val="single" w:sz="4" w:space="0" w:color="000000"/>
              <w:right w:val="single" w:sz="4" w:space="0" w:color="000000"/>
            </w:tcBorders>
            <w:shd w:val="clear" w:color="auto" w:fill="002060"/>
          </w:tcPr>
          <w:p w14:paraId="000000A6" w14:textId="77777777" w:rsidR="00CD5CA9" w:rsidRDefault="00000000">
            <w:pPr>
              <w:pBdr>
                <w:top w:val="nil"/>
                <w:left w:val="nil"/>
                <w:bottom w:val="nil"/>
                <w:right w:val="nil"/>
                <w:between w:val="nil"/>
              </w:pBdr>
              <w:spacing w:after="0" w:line="240" w:lineRule="auto"/>
              <w:jc w:val="center"/>
              <w:rPr>
                <w:b/>
                <w:color w:val="FFFFFF"/>
              </w:rPr>
            </w:pPr>
            <w:r>
              <w:rPr>
                <w:color w:val="FFFFFF"/>
              </w:rPr>
              <w:t>Asked to stop the interview</w:t>
            </w:r>
          </w:p>
        </w:tc>
      </w:tr>
      <w:tr w:rsidR="00CD5CA9" w14:paraId="2AB97C2E" w14:textId="77777777">
        <w:trPr>
          <w:trHeight w:val="432"/>
          <w:jc w:val="center"/>
        </w:trPr>
        <w:tc>
          <w:tcPr>
            <w:tcW w:w="474" w:type="dxa"/>
            <w:gridSpan w:val="2"/>
            <w:tcBorders>
              <w:top w:val="single" w:sz="4" w:space="0" w:color="000000"/>
            </w:tcBorders>
            <w:vAlign w:val="center"/>
          </w:tcPr>
          <w:p w14:paraId="000000A7" w14:textId="77777777" w:rsidR="00CD5CA9" w:rsidRDefault="00CD5CA9">
            <w:pPr>
              <w:numPr>
                <w:ilvl w:val="0"/>
                <w:numId w:val="3"/>
              </w:numPr>
              <w:pBdr>
                <w:top w:val="nil"/>
                <w:left w:val="nil"/>
                <w:bottom w:val="nil"/>
                <w:right w:val="nil"/>
                <w:between w:val="nil"/>
              </w:pBdr>
              <w:spacing w:after="0" w:line="240" w:lineRule="auto"/>
              <w:rPr>
                <w:color w:val="000000"/>
                <w:sz w:val="20"/>
                <w:szCs w:val="20"/>
              </w:rPr>
            </w:pPr>
            <w:bookmarkStart w:id="5" w:name="_Hlk184717464"/>
          </w:p>
        </w:tc>
        <w:tc>
          <w:tcPr>
            <w:tcW w:w="5641" w:type="dxa"/>
            <w:tcBorders>
              <w:top w:val="single" w:sz="4" w:space="0" w:color="000000"/>
            </w:tcBorders>
            <w:vAlign w:val="center"/>
          </w:tcPr>
          <w:p w14:paraId="000000A9" w14:textId="77777777" w:rsidR="00CD5CA9" w:rsidRDefault="00000000">
            <w:pPr>
              <w:pBdr>
                <w:top w:val="nil"/>
                <w:left w:val="nil"/>
                <w:bottom w:val="nil"/>
                <w:right w:val="nil"/>
                <w:between w:val="nil"/>
              </w:pBdr>
              <w:spacing w:after="0" w:line="240" w:lineRule="auto"/>
              <w:rPr>
                <w:color w:val="000000"/>
                <w:sz w:val="20"/>
                <w:szCs w:val="20"/>
              </w:rPr>
            </w:pPr>
            <w:r>
              <w:rPr>
                <w:color w:val="000000"/>
              </w:rPr>
              <w:t>United Nations Relief and Works Agency for Palestine Refugees in the Near East (UNRWA)</w:t>
            </w:r>
          </w:p>
        </w:tc>
        <w:tc>
          <w:tcPr>
            <w:tcW w:w="900" w:type="dxa"/>
            <w:gridSpan w:val="2"/>
            <w:tcBorders>
              <w:top w:val="single" w:sz="4" w:space="0" w:color="000000"/>
            </w:tcBorders>
            <w:vAlign w:val="center"/>
          </w:tcPr>
          <w:p w14:paraId="000000AA" w14:textId="77777777" w:rsidR="00CD5CA9"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1</w:t>
            </w:r>
          </w:p>
        </w:tc>
        <w:tc>
          <w:tcPr>
            <w:tcW w:w="1152" w:type="dxa"/>
            <w:tcBorders>
              <w:top w:val="single" w:sz="4" w:space="0" w:color="000000"/>
              <w:right w:val="single" w:sz="4" w:space="0" w:color="000000"/>
            </w:tcBorders>
            <w:vAlign w:val="center"/>
          </w:tcPr>
          <w:p w14:paraId="000000AC" w14:textId="77777777" w:rsidR="00CD5CA9"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2</w:t>
            </w:r>
          </w:p>
        </w:tc>
        <w:tc>
          <w:tcPr>
            <w:tcW w:w="1152" w:type="dxa"/>
            <w:tcBorders>
              <w:top w:val="single" w:sz="4" w:space="0" w:color="000000"/>
              <w:right w:val="single" w:sz="4" w:space="0" w:color="000000"/>
            </w:tcBorders>
          </w:tcPr>
          <w:p w14:paraId="000000AD" w14:textId="77777777" w:rsidR="00CD5CA9" w:rsidRDefault="00000000">
            <w:pPr>
              <w:pBdr>
                <w:top w:val="nil"/>
                <w:left w:val="nil"/>
                <w:bottom w:val="nil"/>
                <w:right w:val="nil"/>
                <w:between w:val="nil"/>
              </w:pBdr>
              <w:spacing w:after="0" w:line="240" w:lineRule="auto"/>
              <w:jc w:val="center"/>
            </w:pPr>
            <w:r>
              <w:t>94</w:t>
            </w:r>
          </w:p>
        </w:tc>
      </w:tr>
      <w:bookmarkEnd w:id="5"/>
      <w:tr w:rsidR="00CD5CA9" w14:paraId="28DDBC8A" w14:textId="77777777">
        <w:trPr>
          <w:trHeight w:val="432"/>
          <w:jc w:val="center"/>
        </w:trPr>
        <w:tc>
          <w:tcPr>
            <w:tcW w:w="428" w:type="dxa"/>
            <w:vAlign w:val="center"/>
          </w:tcPr>
          <w:p w14:paraId="000000AE" w14:textId="77777777" w:rsidR="00CD5CA9" w:rsidRDefault="00CD5CA9">
            <w:pPr>
              <w:numPr>
                <w:ilvl w:val="0"/>
                <w:numId w:val="3"/>
              </w:numPr>
              <w:pBdr>
                <w:top w:val="nil"/>
                <w:left w:val="nil"/>
                <w:bottom w:val="nil"/>
                <w:right w:val="nil"/>
                <w:between w:val="nil"/>
              </w:pBdr>
              <w:spacing w:after="0" w:line="240" w:lineRule="auto"/>
              <w:rPr>
                <w:color w:val="000000"/>
                <w:sz w:val="20"/>
                <w:szCs w:val="20"/>
              </w:rPr>
            </w:pPr>
          </w:p>
        </w:tc>
        <w:tc>
          <w:tcPr>
            <w:tcW w:w="5687" w:type="dxa"/>
            <w:gridSpan w:val="2"/>
            <w:vAlign w:val="center"/>
          </w:tcPr>
          <w:p w14:paraId="000000AF" w14:textId="77777777" w:rsidR="00CD5CA9" w:rsidRDefault="00000000">
            <w:pPr>
              <w:pBdr>
                <w:top w:val="nil"/>
                <w:left w:val="nil"/>
                <w:bottom w:val="nil"/>
                <w:right w:val="nil"/>
                <w:between w:val="nil"/>
              </w:pBdr>
              <w:spacing w:after="0" w:line="240" w:lineRule="auto"/>
              <w:rPr>
                <w:color w:val="000000"/>
                <w:sz w:val="20"/>
                <w:szCs w:val="20"/>
              </w:rPr>
            </w:pPr>
            <w:r>
              <w:rPr>
                <w:color w:val="000000"/>
              </w:rPr>
              <w:t>United Nations Development Programme (UNDP)</w:t>
            </w:r>
          </w:p>
        </w:tc>
        <w:tc>
          <w:tcPr>
            <w:tcW w:w="859" w:type="dxa"/>
            <w:vAlign w:val="center"/>
          </w:tcPr>
          <w:p w14:paraId="000000B1" w14:textId="77777777" w:rsidR="00CD5CA9"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1</w:t>
            </w:r>
          </w:p>
        </w:tc>
        <w:tc>
          <w:tcPr>
            <w:tcW w:w="1193" w:type="dxa"/>
            <w:gridSpan w:val="2"/>
            <w:tcBorders>
              <w:right w:val="single" w:sz="4" w:space="0" w:color="000000"/>
            </w:tcBorders>
            <w:vAlign w:val="center"/>
          </w:tcPr>
          <w:p w14:paraId="000000B2" w14:textId="77777777" w:rsidR="00CD5CA9"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2</w:t>
            </w:r>
          </w:p>
        </w:tc>
        <w:tc>
          <w:tcPr>
            <w:tcW w:w="1152" w:type="dxa"/>
            <w:tcBorders>
              <w:right w:val="single" w:sz="4" w:space="0" w:color="000000"/>
            </w:tcBorders>
          </w:tcPr>
          <w:p w14:paraId="000000B4" w14:textId="77777777" w:rsidR="00CD5CA9" w:rsidRDefault="00000000">
            <w:pPr>
              <w:pBdr>
                <w:top w:val="nil"/>
                <w:left w:val="nil"/>
                <w:bottom w:val="nil"/>
                <w:right w:val="nil"/>
                <w:between w:val="nil"/>
              </w:pBdr>
              <w:spacing w:after="0" w:line="240" w:lineRule="auto"/>
              <w:jc w:val="center"/>
              <w:rPr>
                <w:color w:val="000000"/>
                <w:sz w:val="20"/>
                <w:szCs w:val="20"/>
              </w:rPr>
            </w:pPr>
            <w:r>
              <w:t>94</w:t>
            </w:r>
          </w:p>
        </w:tc>
      </w:tr>
      <w:tr w:rsidR="00CD5CA9" w14:paraId="5D96CD14" w14:textId="77777777">
        <w:trPr>
          <w:trHeight w:val="432"/>
          <w:jc w:val="center"/>
        </w:trPr>
        <w:tc>
          <w:tcPr>
            <w:tcW w:w="428" w:type="dxa"/>
            <w:vAlign w:val="center"/>
          </w:tcPr>
          <w:p w14:paraId="000000B5" w14:textId="77777777" w:rsidR="00CD5CA9" w:rsidRDefault="00CD5CA9">
            <w:pPr>
              <w:numPr>
                <w:ilvl w:val="0"/>
                <w:numId w:val="3"/>
              </w:numPr>
              <w:pBdr>
                <w:top w:val="nil"/>
                <w:left w:val="nil"/>
                <w:bottom w:val="nil"/>
                <w:right w:val="nil"/>
                <w:between w:val="nil"/>
              </w:pBdr>
              <w:spacing w:after="0" w:line="240" w:lineRule="auto"/>
              <w:rPr>
                <w:color w:val="000000"/>
                <w:sz w:val="20"/>
                <w:szCs w:val="20"/>
              </w:rPr>
            </w:pPr>
          </w:p>
        </w:tc>
        <w:tc>
          <w:tcPr>
            <w:tcW w:w="5687" w:type="dxa"/>
            <w:gridSpan w:val="2"/>
            <w:vAlign w:val="center"/>
          </w:tcPr>
          <w:p w14:paraId="000000B6" w14:textId="77777777" w:rsidR="00CD5CA9" w:rsidRDefault="00000000">
            <w:pPr>
              <w:pBdr>
                <w:top w:val="nil"/>
                <w:left w:val="nil"/>
                <w:bottom w:val="nil"/>
                <w:right w:val="nil"/>
                <w:between w:val="nil"/>
              </w:pBdr>
              <w:spacing w:after="0" w:line="240" w:lineRule="auto"/>
              <w:rPr>
                <w:color w:val="000000"/>
                <w:sz w:val="20"/>
                <w:szCs w:val="20"/>
              </w:rPr>
            </w:pPr>
            <w:r>
              <w:rPr>
                <w:color w:val="000000"/>
              </w:rPr>
              <w:t>United Nations Children’s Fund (UNICEF)</w:t>
            </w:r>
          </w:p>
        </w:tc>
        <w:tc>
          <w:tcPr>
            <w:tcW w:w="859" w:type="dxa"/>
            <w:vAlign w:val="center"/>
          </w:tcPr>
          <w:p w14:paraId="000000B8" w14:textId="77777777" w:rsidR="00CD5CA9"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1</w:t>
            </w:r>
          </w:p>
        </w:tc>
        <w:tc>
          <w:tcPr>
            <w:tcW w:w="1193" w:type="dxa"/>
            <w:gridSpan w:val="2"/>
            <w:tcBorders>
              <w:right w:val="single" w:sz="4" w:space="0" w:color="000000"/>
            </w:tcBorders>
            <w:vAlign w:val="center"/>
          </w:tcPr>
          <w:p w14:paraId="000000B9" w14:textId="77777777" w:rsidR="00CD5CA9"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2</w:t>
            </w:r>
          </w:p>
        </w:tc>
        <w:tc>
          <w:tcPr>
            <w:tcW w:w="1152" w:type="dxa"/>
            <w:tcBorders>
              <w:right w:val="single" w:sz="4" w:space="0" w:color="000000"/>
            </w:tcBorders>
          </w:tcPr>
          <w:p w14:paraId="000000BB" w14:textId="77777777" w:rsidR="00CD5CA9" w:rsidRDefault="00000000">
            <w:pPr>
              <w:pBdr>
                <w:top w:val="nil"/>
                <w:left w:val="nil"/>
                <w:bottom w:val="nil"/>
                <w:right w:val="nil"/>
                <w:between w:val="nil"/>
              </w:pBdr>
              <w:spacing w:after="0" w:line="240" w:lineRule="auto"/>
              <w:jc w:val="center"/>
              <w:rPr>
                <w:color w:val="000000"/>
                <w:sz w:val="20"/>
                <w:szCs w:val="20"/>
              </w:rPr>
            </w:pPr>
            <w:r>
              <w:t>94</w:t>
            </w:r>
          </w:p>
        </w:tc>
      </w:tr>
      <w:tr w:rsidR="00CD5CA9" w14:paraId="7D465506" w14:textId="77777777">
        <w:trPr>
          <w:trHeight w:val="432"/>
          <w:jc w:val="center"/>
        </w:trPr>
        <w:tc>
          <w:tcPr>
            <w:tcW w:w="428" w:type="dxa"/>
            <w:vAlign w:val="center"/>
          </w:tcPr>
          <w:p w14:paraId="000000BC" w14:textId="77777777" w:rsidR="00CD5CA9" w:rsidRDefault="00CD5CA9">
            <w:pPr>
              <w:numPr>
                <w:ilvl w:val="0"/>
                <w:numId w:val="3"/>
              </w:numPr>
              <w:pBdr>
                <w:top w:val="nil"/>
                <w:left w:val="nil"/>
                <w:bottom w:val="nil"/>
                <w:right w:val="nil"/>
                <w:between w:val="nil"/>
              </w:pBdr>
              <w:spacing w:after="0" w:line="240" w:lineRule="auto"/>
              <w:rPr>
                <w:color w:val="000000"/>
                <w:sz w:val="20"/>
                <w:szCs w:val="20"/>
              </w:rPr>
            </w:pPr>
          </w:p>
        </w:tc>
        <w:tc>
          <w:tcPr>
            <w:tcW w:w="5687" w:type="dxa"/>
            <w:gridSpan w:val="2"/>
            <w:vAlign w:val="center"/>
          </w:tcPr>
          <w:p w14:paraId="000000BD" w14:textId="77777777" w:rsidR="00CD5CA9" w:rsidRDefault="00000000">
            <w:pPr>
              <w:pBdr>
                <w:top w:val="nil"/>
                <w:left w:val="nil"/>
                <w:bottom w:val="nil"/>
                <w:right w:val="nil"/>
                <w:between w:val="nil"/>
              </w:pBdr>
              <w:spacing w:after="0" w:line="240" w:lineRule="auto"/>
              <w:rPr>
                <w:color w:val="000000"/>
                <w:sz w:val="20"/>
                <w:szCs w:val="20"/>
              </w:rPr>
            </w:pPr>
            <w:r>
              <w:rPr>
                <w:color w:val="000000"/>
              </w:rPr>
              <w:t>Red Crescent</w:t>
            </w:r>
          </w:p>
        </w:tc>
        <w:tc>
          <w:tcPr>
            <w:tcW w:w="859" w:type="dxa"/>
            <w:vAlign w:val="center"/>
          </w:tcPr>
          <w:p w14:paraId="000000BF" w14:textId="77777777" w:rsidR="00CD5CA9"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1</w:t>
            </w:r>
          </w:p>
        </w:tc>
        <w:tc>
          <w:tcPr>
            <w:tcW w:w="1193" w:type="dxa"/>
            <w:gridSpan w:val="2"/>
            <w:tcBorders>
              <w:right w:val="single" w:sz="4" w:space="0" w:color="000000"/>
            </w:tcBorders>
            <w:vAlign w:val="center"/>
          </w:tcPr>
          <w:p w14:paraId="000000C0" w14:textId="77777777" w:rsidR="00CD5CA9"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2</w:t>
            </w:r>
          </w:p>
        </w:tc>
        <w:tc>
          <w:tcPr>
            <w:tcW w:w="1152" w:type="dxa"/>
            <w:tcBorders>
              <w:right w:val="single" w:sz="4" w:space="0" w:color="000000"/>
            </w:tcBorders>
          </w:tcPr>
          <w:p w14:paraId="000000C2" w14:textId="77777777" w:rsidR="00CD5CA9" w:rsidRDefault="00000000">
            <w:pPr>
              <w:pBdr>
                <w:top w:val="nil"/>
                <w:left w:val="nil"/>
                <w:bottom w:val="nil"/>
                <w:right w:val="nil"/>
                <w:between w:val="nil"/>
              </w:pBdr>
              <w:spacing w:after="0" w:line="240" w:lineRule="auto"/>
              <w:jc w:val="center"/>
              <w:rPr>
                <w:color w:val="000000"/>
                <w:sz w:val="20"/>
                <w:szCs w:val="20"/>
              </w:rPr>
            </w:pPr>
            <w:r>
              <w:t>94</w:t>
            </w:r>
          </w:p>
        </w:tc>
      </w:tr>
      <w:tr w:rsidR="00CD5CA9" w14:paraId="0E38C271" w14:textId="77777777">
        <w:trPr>
          <w:trHeight w:val="432"/>
          <w:jc w:val="center"/>
        </w:trPr>
        <w:tc>
          <w:tcPr>
            <w:tcW w:w="428" w:type="dxa"/>
            <w:vAlign w:val="center"/>
          </w:tcPr>
          <w:p w14:paraId="000000C3" w14:textId="77777777" w:rsidR="00CD5CA9" w:rsidRDefault="00CD5CA9">
            <w:pPr>
              <w:numPr>
                <w:ilvl w:val="0"/>
                <w:numId w:val="3"/>
              </w:numPr>
              <w:pBdr>
                <w:top w:val="nil"/>
                <w:left w:val="nil"/>
                <w:bottom w:val="nil"/>
                <w:right w:val="nil"/>
                <w:between w:val="nil"/>
              </w:pBdr>
              <w:spacing w:after="0" w:line="240" w:lineRule="auto"/>
              <w:rPr>
                <w:color w:val="000000"/>
                <w:sz w:val="20"/>
                <w:szCs w:val="20"/>
              </w:rPr>
            </w:pPr>
          </w:p>
        </w:tc>
        <w:tc>
          <w:tcPr>
            <w:tcW w:w="5687" w:type="dxa"/>
            <w:gridSpan w:val="2"/>
            <w:vAlign w:val="center"/>
          </w:tcPr>
          <w:p w14:paraId="000000C4" w14:textId="77777777" w:rsidR="00CD5CA9" w:rsidRDefault="00000000">
            <w:pPr>
              <w:pBdr>
                <w:top w:val="nil"/>
                <w:left w:val="nil"/>
                <w:bottom w:val="nil"/>
                <w:right w:val="nil"/>
                <w:between w:val="nil"/>
              </w:pBdr>
              <w:spacing w:after="0" w:line="240" w:lineRule="auto"/>
              <w:rPr>
                <w:color w:val="000000"/>
              </w:rPr>
            </w:pPr>
            <w:r>
              <w:rPr>
                <w:color w:val="000000"/>
              </w:rPr>
              <w:t>Red Cross</w:t>
            </w:r>
          </w:p>
        </w:tc>
        <w:tc>
          <w:tcPr>
            <w:tcW w:w="859" w:type="dxa"/>
            <w:vAlign w:val="center"/>
          </w:tcPr>
          <w:p w14:paraId="000000C6" w14:textId="77777777" w:rsidR="00CD5CA9"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1</w:t>
            </w:r>
          </w:p>
        </w:tc>
        <w:tc>
          <w:tcPr>
            <w:tcW w:w="1193" w:type="dxa"/>
            <w:gridSpan w:val="2"/>
            <w:tcBorders>
              <w:right w:val="single" w:sz="4" w:space="0" w:color="000000"/>
            </w:tcBorders>
            <w:vAlign w:val="center"/>
          </w:tcPr>
          <w:p w14:paraId="000000C7" w14:textId="77777777" w:rsidR="00CD5CA9"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2</w:t>
            </w:r>
          </w:p>
        </w:tc>
        <w:tc>
          <w:tcPr>
            <w:tcW w:w="1152" w:type="dxa"/>
            <w:tcBorders>
              <w:right w:val="single" w:sz="4" w:space="0" w:color="000000"/>
            </w:tcBorders>
          </w:tcPr>
          <w:p w14:paraId="000000C9" w14:textId="77777777" w:rsidR="00CD5CA9" w:rsidRDefault="00000000">
            <w:pPr>
              <w:pBdr>
                <w:top w:val="nil"/>
                <w:left w:val="nil"/>
                <w:bottom w:val="nil"/>
                <w:right w:val="nil"/>
                <w:between w:val="nil"/>
              </w:pBdr>
              <w:spacing w:after="0" w:line="240" w:lineRule="auto"/>
              <w:jc w:val="center"/>
              <w:rPr>
                <w:color w:val="000000"/>
                <w:sz w:val="20"/>
                <w:szCs w:val="20"/>
              </w:rPr>
            </w:pPr>
            <w:r>
              <w:t>94</w:t>
            </w:r>
          </w:p>
        </w:tc>
      </w:tr>
      <w:tr w:rsidR="00CD5CA9" w14:paraId="328814E3" w14:textId="77777777">
        <w:trPr>
          <w:trHeight w:val="432"/>
          <w:jc w:val="center"/>
        </w:trPr>
        <w:tc>
          <w:tcPr>
            <w:tcW w:w="428" w:type="dxa"/>
            <w:vAlign w:val="center"/>
          </w:tcPr>
          <w:p w14:paraId="000000CA" w14:textId="77777777" w:rsidR="00CD5CA9" w:rsidRDefault="00CD5CA9">
            <w:pPr>
              <w:numPr>
                <w:ilvl w:val="0"/>
                <w:numId w:val="3"/>
              </w:numPr>
              <w:pBdr>
                <w:top w:val="nil"/>
                <w:left w:val="nil"/>
                <w:bottom w:val="nil"/>
                <w:right w:val="nil"/>
                <w:between w:val="nil"/>
              </w:pBdr>
              <w:spacing w:after="0" w:line="240" w:lineRule="auto"/>
              <w:rPr>
                <w:color w:val="000000"/>
                <w:sz w:val="20"/>
                <w:szCs w:val="20"/>
              </w:rPr>
            </w:pPr>
          </w:p>
        </w:tc>
        <w:tc>
          <w:tcPr>
            <w:tcW w:w="5687" w:type="dxa"/>
            <w:gridSpan w:val="2"/>
            <w:vAlign w:val="center"/>
          </w:tcPr>
          <w:p w14:paraId="000000CB" w14:textId="77777777" w:rsidR="00CD5CA9" w:rsidRDefault="00000000">
            <w:pPr>
              <w:pBdr>
                <w:top w:val="nil"/>
                <w:left w:val="nil"/>
                <w:bottom w:val="nil"/>
                <w:right w:val="nil"/>
                <w:between w:val="nil"/>
              </w:pBdr>
              <w:spacing w:after="0" w:line="240" w:lineRule="auto"/>
              <w:rPr>
                <w:color w:val="000000"/>
              </w:rPr>
            </w:pPr>
            <w:r>
              <w:rPr>
                <w:color w:val="000000"/>
                <w:sz w:val="20"/>
                <w:szCs w:val="20"/>
              </w:rPr>
              <w:t xml:space="preserve"> World Food Programme (WFP)</w:t>
            </w:r>
          </w:p>
        </w:tc>
        <w:tc>
          <w:tcPr>
            <w:tcW w:w="859" w:type="dxa"/>
            <w:vAlign w:val="center"/>
          </w:tcPr>
          <w:p w14:paraId="000000CD" w14:textId="77777777" w:rsidR="00CD5CA9"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1</w:t>
            </w:r>
          </w:p>
        </w:tc>
        <w:tc>
          <w:tcPr>
            <w:tcW w:w="1193" w:type="dxa"/>
            <w:gridSpan w:val="2"/>
            <w:tcBorders>
              <w:right w:val="single" w:sz="4" w:space="0" w:color="000000"/>
            </w:tcBorders>
            <w:vAlign w:val="center"/>
          </w:tcPr>
          <w:p w14:paraId="000000CE" w14:textId="77777777" w:rsidR="00CD5CA9"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2</w:t>
            </w:r>
          </w:p>
        </w:tc>
        <w:tc>
          <w:tcPr>
            <w:tcW w:w="1152" w:type="dxa"/>
            <w:tcBorders>
              <w:right w:val="single" w:sz="4" w:space="0" w:color="000000"/>
            </w:tcBorders>
          </w:tcPr>
          <w:p w14:paraId="000000D0" w14:textId="77777777" w:rsidR="00CD5CA9" w:rsidRDefault="00000000">
            <w:pPr>
              <w:pBdr>
                <w:top w:val="nil"/>
                <w:left w:val="nil"/>
                <w:bottom w:val="nil"/>
                <w:right w:val="nil"/>
                <w:between w:val="nil"/>
              </w:pBdr>
              <w:spacing w:after="0" w:line="240" w:lineRule="auto"/>
              <w:jc w:val="center"/>
              <w:rPr>
                <w:color w:val="000000"/>
                <w:sz w:val="20"/>
                <w:szCs w:val="20"/>
              </w:rPr>
            </w:pPr>
            <w:r>
              <w:t>94</w:t>
            </w:r>
          </w:p>
        </w:tc>
      </w:tr>
      <w:tr w:rsidR="00CD5CA9" w14:paraId="299605E8" w14:textId="77777777">
        <w:trPr>
          <w:trHeight w:val="432"/>
          <w:jc w:val="center"/>
        </w:trPr>
        <w:tc>
          <w:tcPr>
            <w:tcW w:w="428" w:type="dxa"/>
            <w:vAlign w:val="center"/>
          </w:tcPr>
          <w:p w14:paraId="000000D1" w14:textId="77777777" w:rsidR="00CD5CA9" w:rsidRDefault="00CD5CA9">
            <w:pPr>
              <w:numPr>
                <w:ilvl w:val="0"/>
                <w:numId w:val="3"/>
              </w:numPr>
              <w:pBdr>
                <w:top w:val="nil"/>
                <w:left w:val="nil"/>
                <w:bottom w:val="nil"/>
                <w:right w:val="nil"/>
                <w:between w:val="nil"/>
              </w:pBdr>
              <w:spacing w:after="0" w:line="240" w:lineRule="auto"/>
              <w:rPr>
                <w:color w:val="000000"/>
                <w:sz w:val="20"/>
                <w:szCs w:val="20"/>
              </w:rPr>
            </w:pPr>
          </w:p>
        </w:tc>
        <w:tc>
          <w:tcPr>
            <w:tcW w:w="5687" w:type="dxa"/>
            <w:gridSpan w:val="2"/>
            <w:vAlign w:val="center"/>
          </w:tcPr>
          <w:p w14:paraId="000000D2" w14:textId="77777777" w:rsidR="00CD5CA9" w:rsidRDefault="00000000">
            <w:pPr>
              <w:pBdr>
                <w:top w:val="nil"/>
                <w:left w:val="nil"/>
                <w:bottom w:val="nil"/>
                <w:right w:val="nil"/>
                <w:between w:val="nil"/>
              </w:pBdr>
              <w:spacing w:after="0" w:line="240" w:lineRule="auto"/>
              <w:rPr>
                <w:color w:val="000000"/>
              </w:rPr>
            </w:pPr>
            <w:r>
              <w:rPr>
                <w:color w:val="000000"/>
              </w:rPr>
              <w:t>European Union (EU)</w:t>
            </w:r>
          </w:p>
        </w:tc>
        <w:tc>
          <w:tcPr>
            <w:tcW w:w="859" w:type="dxa"/>
            <w:vAlign w:val="center"/>
          </w:tcPr>
          <w:p w14:paraId="000000D4" w14:textId="77777777" w:rsidR="00CD5CA9"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1</w:t>
            </w:r>
          </w:p>
        </w:tc>
        <w:tc>
          <w:tcPr>
            <w:tcW w:w="1193" w:type="dxa"/>
            <w:gridSpan w:val="2"/>
            <w:tcBorders>
              <w:right w:val="single" w:sz="4" w:space="0" w:color="000000"/>
            </w:tcBorders>
            <w:vAlign w:val="center"/>
          </w:tcPr>
          <w:p w14:paraId="000000D5" w14:textId="77777777" w:rsidR="00CD5CA9"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2</w:t>
            </w:r>
          </w:p>
        </w:tc>
        <w:tc>
          <w:tcPr>
            <w:tcW w:w="1152" w:type="dxa"/>
            <w:tcBorders>
              <w:right w:val="single" w:sz="4" w:space="0" w:color="000000"/>
            </w:tcBorders>
          </w:tcPr>
          <w:p w14:paraId="000000D7" w14:textId="77777777" w:rsidR="00CD5CA9" w:rsidRDefault="00000000">
            <w:pPr>
              <w:pBdr>
                <w:top w:val="nil"/>
                <w:left w:val="nil"/>
                <w:bottom w:val="nil"/>
                <w:right w:val="nil"/>
                <w:between w:val="nil"/>
              </w:pBdr>
              <w:spacing w:after="0" w:line="240" w:lineRule="auto"/>
              <w:jc w:val="center"/>
              <w:rPr>
                <w:color w:val="000000"/>
                <w:sz w:val="20"/>
                <w:szCs w:val="20"/>
              </w:rPr>
            </w:pPr>
            <w:r>
              <w:t>94</w:t>
            </w:r>
          </w:p>
        </w:tc>
      </w:tr>
      <w:tr w:rsidR="00CD5CA9" w14:paraId="7B6D6D05" w14:textId="77777777">
        <w:trPr>
          <w:trHeight w:val="432"/>
          <w:jc w:val="center"/>
        </w:trPr>
        <w:tc>
          <w:tcPr>
            <w:tcW w:w="428" w:type="dxa"/>
            <w:vAlign w:val="center"/>
          </w:tcPr>
          <w:p w14:paraId="000000D8" w14:textId="77777777" w:rsidR="00CD5CA9" w:rsidRDefault="00CD5CA9">
            <w:pPr>
              <w:numPr>
                <w:ilvl w:val="0"/>
                <w:numId w:val="3"/>
              </w:numPr>
              <w:pBdr>
                <w:top w:val="nil"/>
                <w:left w:val="nil"/>
                <w:bottom w:val="nil"/>
                <w:right w:val="nil"/>
                <w:between w:val="nil"/>
              </w:pBdr>
              <w:spacing w:after="0" w:line="240" w:lineRule="auto"/>
              <w:rPr>
                <w:color w:val="000000"/>
                <w:sz w:val="20"/>
                <w:szCs w:val="20"/>
              </w:rPr>
            </w:pPr>
          </w:p>
        </w:tc>
        <w:tc>
          <w:tcPr>
            <w:tcW w:w="5687" w:type="dxa"/>
            <w:gridSpan w:val="2"/>
            <w:vAlign w:val="center"/>
          </w:tcPr>
          <w:p w14:paraId="000000D9" w14:textId="77777777" w:rsidR="00CD5CA9" w:rsidRDefault="00000000">
            <w:pPr>
              <w:pBdr>
                <w:top w:val="nil"/>
                <w:left w:val="nil"/>
                <w:bottom w:val="nil"/>
                <w:right w:val="nil"/>
                <w:between w:val="nil"/>
              </w:pBdr>
              <w:spacing w:after="0" w:line="240" w:lineRule="auto"/>
              <w:rPr>
                <w:color w:val="000000"/>
              </w:rPr>
            </w:pPr>
            <w:r>
              <w:rPr>
                <w:color w:val="000000"/>
              </w:rPr>
              <w:t>United States Agency for International Development (USAID)</w:t>
            </w:r>
          </w:p>
        </w:tc>
        <w:tc>
          <w:tcPr>
            <w:tcW w:w="859" w:type="dxa"/>
            <w:vAlign w:val="center"/>
          </w:tcPr>
          <w:p w14:paraId="000000DB" w14:textId="77777777" w:rsidR="00CD5CA9"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1</w:t>
            </w:r>
          </w:p>
        </w:tc>
        <w:tc>
          <w:tcPr>
            <w:tcW w:w="1193" w:type="dxa"/>
            <w:gridSpan w:val="2"/>
            <w:tcBorders>
              <w:right w:val="single" w:sz="4" w:space="0" w:color="000000"/>
            </w:tcBorders>
            <w:vAlign w:val="center"/>
          </w:tcPr>
          <w:p w14:paraId="000000DC" w14:textId="77777777" w:rsidR="00CD5CA9"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2</w:t>
            </w:r>
          </w:p>
        </w:tc>
        <w:tc>
          <w:tcPr>
            <w:tcW w:w="1152" w:type="dxa"/>
            <w:tcBorders>
              <w:right w:val="single" w:sz="4" w:space="0" w:color="000000"/>
            </w:tcBorders>
          </w:tcPr>
          <w:p w14:paraId="000000DE" w14:textId="77777777" w:rsidR="00CD5CA9" w:rsidRDefault="00000000">
            <w:pPr>
              <w:pBdr>
                <w:top w:val="nil"/>
                <w:left w:val="nil"/>
                <w:bottom w:val="nil"/>
                <w:right w:val="nil"/>
                <w:between w:val="nil"/>
              </w:pBdr>
              <w:spacing w:after="0" w:line="240" w:lineRule="auto"/>
              <w:jc w:val="center"/>
              <w:rPr>
                <w:color w:val="000000"/>
                <w:sz w:val="20"/>
                <w:szCs w:val="20"/>
              </w:rPr>
            </w:pPr>
            <w:r>
              <w:t>94</w:t>
            </w:r>
          </w:p>
        </w:tc>
      </w:tr>
      <w:tr w:rsidR="00CD5CA9" w14:paraId="2FFC4D8E" w14:textId="77777777">
        <w:trPr>
          <w:trHeight w:val="432"/>
          <w:jc w:val="center"/>
        </w:trPr>
        <w:tc>
          <w:tcPr>
            <w:tcW w:w="428" w:type="dxa"/>
            <w:vAlign w:val="center"/>
          </w:tcPr>
          <w:p w14:paraId="000000DF" w14:textId="77777777" w:rsidR="00CD5CA9" w:rsidRDefault="00CD5CA9">
            <w:pPr>
              <w:numPr>
                <w:ilvl w:val="0"/>
                <w:numId w:val="3"/>
              </w:numPr>
              <w:pBdr>
                <w:top w:val="nil"/>
                <w:left w:val="nil"/>
                <w:bottom w:val="nil"/>
                <w:right w:val="nil"/>
                <w:between w:val="nil"/>
              </w:pBdr>
              <w:spacing w:after="0" w:line="240" w:lineRule="auto"/>
              <w:rPr>
                <w:color w:val="000000"/>
                <w:sz w:val="20"/>
                <w:szCs w:val="20"/>
              </w:rPr>
            </w:pPr>
          </w:p>
        </w:tc>
        <w:tc>
          <w:tcPr>
            <w:tcW w:w="5687" w:type="dxa"/>
            <w:gridSpan w:val="2"/>
            <w:vAlign w:val="center"/>
          </w:tcPr>
          <w:p w14:paraId="000000E0" w14:textId="77777777" w:rsidR="00CD5CA9" w:rsidRDefault="00000000">
            <w:pPr>
              <w:pBdr>
                <w:top w:val="nil"/>
                <w:left w:val="nil"/>
                <w:bottom w:val="nil"/>
                <w:right w:val="nil"/>
                <w:between w:val="nil"/>
              </w:pBdr>
              <w:spacing w:after="0" w:line="240" w:lineRule="auto"/>
              <w:rPr>
                <w:color w:val="000000"/>
              </w:rPr>
            </w:pPr>
            <w:r>
              <w:rPr>
                <w:color w:val="000000"/>
              </w:rPr>
              <w:t>ActionAid</w:t>
            </w:r>
          </w:p>
        </w:tc>
        <w:tc>
          <w:tcPr>
            <w:tcW w:w="859" w:type="dxa"/>
            <w:vAlign w:val="center"/>
          </w:tcPr>
          <w:p w14:paraId="000000E2" w14:textId="77777777" w:rsidR="00CD5CA9"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1</w:t>
            </w:r>
          </w:p>
        </w:tc>
        <w:tc>
          <w:tcPr>
            <w:tcW w:w="1193" w:type="dxa"/>
            <w:gridSpan w:val="2"/>
            <w:tcBorders>
              <w:right w:val="single" w:sz="4" w:space="0" w:color="000000"/>
            </w:tcBorders>
            <w:vAlign w:val="center"/>
          </w:tcPr>
          <w:p w14:paraId="000000E3" w14:textId="77777777" w:rsidR="00CD5CA9" w:rsidRDefault="00000000">
            <w:pPr>
              <w:pBdr>
                <w:top w:val="nil"/>
                <w:left w:val="nil"/>
                <w:bottom w:val="nil"/>
                <w:right w:val="nil"/>
                <w:between w:val="nil"/>
              </w:pBdr>
              <w:spacing w:after="0" w:line="240" w:lineRule="auto"/>
              <w:jc w:val="center"/>
              <w:rPr>
                <w:color w:val="000000"/>
                <w:sz w:val="20"/>
                <w:szCs w:val="20"/>
              </w:rPr>
            </w:pPr>
            <w:r>
              <w:rPr>
                <w:color w:val="000000"/>
                <w:sz w:val="20"/>
                <w:szCs w:val="20"/>
              </w:rPr>
              <w:t>2</w:t>
            </w:r>
          </w:p>
        </w:tc>
        <w:tc>
          <w:tcPr>
            <w:tcW w:w="1152" w:type="dxa"/>
            <w:tcBorders>
              <w:right w:val="single" w:sz="4" w:space="0" w:color="000000"/>
            </w:tcBorders>
          </w:tcPr>
          <w:p w14:paraId="000000E5" w14:textId="77777777" w:rsidR="00CD5CA9" w:rsidRDefault="00000000">
            <w:pPr>
              <w:pBdr>
                <w:top w:val="nil"/>
                <w:left w:val="nil"/>
                <w:bottom w:val="nil"/>
                <w:right w:val="nil"/>
                <w:between w:val="nil"/>
              </w:pBdr>
              <w:spacing w:after="0" w:line="240" w:lineRule="auto"/>
              <w:jc w:val="center"/>
              <w:rPr>
                <w:color w:val="000000"/>
                <w:sz w:val="20"/>
                <w:szCs w:val="20"/>
              </w:rPr>
            </w:pPr>
            <w:r>
              <w:t>94</w:t>
            </w:r>
          </w:p>
        </w:tc>
      </w:tr>
    </w:tbl>
    <w:p w14:paraId="000000E6" w14:textId="77777777" w:rsidR="00CD5CA9" w:rsidRDefault="00CD5CA9">
      <w:pPr>
        <w:pBdr>
          <w:top w:val="nil"/>
          <w:left w:val="nil"/>
          <w:bottom w:val="nil"/>
          <w:right w:val="nil"/>
          <w:between w:val="nil"/>
        </w:pBdr>
        <w:spacing w:after="0" w:line="240" w:lineRule="auto"/>
        <w:rPr>
          <w:sz w:val="16"/>
          <w:szCs w:val="16"/>
        </w:rPr>
      </w:pPr>
    </w:p>
    <w:p w14:paraId="000000E7" w14:textId="77777777" w:rsidR="00CD5CA9" w:rsidRDefault="00CD5CA9">
      <w:pPr>
        <w:pBdr>
          <w:top w:val="nil"/>
          <w:left w:val="nil"/>
          <w:bottom w:val="nil"/>
          <w:right w:val="nil"/>
          <w:between w:val="nil"/>
        </w:pBdr>
        <w:spacing w:after="0" w:line="240" w:lineRule="auto"/>
      </w:pPr>
    </w:p>
    <w:p w14:paraId="000000E8" w14:textId="77777777" w:rsidR="00CD5CA9" w:rsidRDefault="00000000">
      <w:pPr>
        <w:numPr>
          <w:ilvl w:val="0"/>
          <w:numId w:val="20"/>
        </w:numPr>
        <w:pBdr>
          <w:top w:val="nil"/>
          <w:left w:val="nil"/>
          <w:bottom w:val="nil"/>
          <w:right w:val="nil"/>
          <w:between w:val="nil"/>
        </w:pBdr>
        <w:spacing w:after="0" w:line="240" w:lineRule="auto"/>
        <w:rPr>
          <w:color w:val="000000"/>
        </w:rPr>
      </w:pPr>
      <w:r>
        <w:rPr>
          <w:color w:val="000000"/>
        </w:rPr>
        <w:t xml:space="preserve">[if Q1 == 1" Yes", for each donor acknowledged] </w:t>
      </w:r>
      <w:bookmarkStart w:id="6" w:name="_Hlk184717452"/>
      <w:r>
        <w:rPr>
          <w:color w:val="000000"/>
        </w:rPr>
        <w:t>Would you say your perception of the donor is positive or negative? On a scale from 1 to 5, where 1 is very negative, 2 is somewhat negative, 3 is neither negative nor positive, 4 is somewhat positive, and 5 is very positive, what is your perception of the donor?</w:t>
      </w:r>
    </w:p>
    <w:bookmarkEnd w:id="6"/>
    <w:p w14:paraId="000000E9" w14:textId="77777777" w:rsidR="00CD5CA9" w:rsidRDefault="00CD5CA9">
      <w:pPr>
        <w:pBdr>
          <w:top w:val="nil"/>
          <w:left w:val="nil"/>
          <w:bottom w:val="nil"/>
          <w:right w:val="nil"/>
          <w:between w:val="nil"/>
        </w:pBdr>
        <w:spacing w:after="0" w:line="240" w:lineRule="auto"/>
        <w:ind w:left="360"/>
        <w:rPr>
          <w:color w:val="000000"/>
        </w:rPr>
      </w:pPr>
    </w:p>
    <w:tbl>
      <w:tblPr>
        <w:tblStyle w:val="a2"/>
        <w:tblW w:w="7188" w:type="dxa"/>
        <w:jc w:val="center"/>
        <w:tblBorders>
          <w:top w:val="nil"/>
          <w:left w:val="nil"/>
          <w:bottom w:val="nil"/>
          <w:right w:val="nil"/>
          <w:insideH w:val="nil"/>
          <w:insideV w:val="single" w:sz="4" w:space="0" w:color="000000"/>
        </w:tblBorders>
        <w:tblLayout w:type="fixed"/>
        <w:tblLook w:val="0400" w:firstRow="0" w:lastRow="0" w:firstColumn="0" w:lastColumn="0" w:noHBand="0" w:noVBand="1"/>
      </w:tblPr>
      <w:tblGrid>
        <w:gridCol w:w="1343"/>
        <w:gridCol w:w="1344"/>
        <w:gridCol w:w="1813"/>
        <w:gridCol w:w="1344"/>
        <w:gridCol w:w="1344"/>
      </w:tblGrid>
      <w:tr w:rsidR="00CD5CA9" w14:paraId="7D381A6C" w14:textId="77777777">
        <w:trPr>
          <w:trHeight w:val="215"/>
          <w:jc w:val="center"/>
        </w:trPr>
        <w:tc>
          <w:tcPr>
            <w:tcW w:w="1343" w:type="dxa"/>
            <w:tcBorders>
              <w:top w:val="single" w:sz="4" w:space="0" w:color="000000"/>
            </w:tcBorders>
            <w:shd w:val="clear" w:color="auto" w:fill="002060"/>
          </w:tcPr>
          <w:p w14:paraId="000000EA" w14:textId="77777777" w:rsidR="00CD5CA9" w:rsidRDefault="00000000">
            <w:pPr>
              <w:spacing w:after="0"/>
              <w:jc w:val="center"/>
              <w:rPr>
                <w:color w:val="FFFFFF"/>
              </w:rPr>
            </w:pPr>
            <w:r>
              <w:rPr>
                <w:color w:val="FFFFFF"/>
              </w:rPr>
              <w:t>1</w:t>
            </w:r>
          </w:p>
        </w:tc>
        <w:tc>
          <w:tcPr>
            <w:tcW w:w="1344" w:type="dxa"/>
            <w:tcBorders>
              <w:top w:val="single" w:sz="4" w:space="0" w:color="000000"/>
            </w:tcBorders>
            <w:shd w:val="clear" w:color="auto" w:fill="002060"/>
          </w:tcPr>
          <w:p w14:paraId="000000EB" w14:textId="77777777" w:rsidR="00CD5CA9" w:rsidRDefault="00000000">
            <w:pPr>
              <w:spacing w:after="0"/>
              <w:jc w:val="center"/>
              <w:rPr>
                <w:color w:val="FFFFFF"/>
              </w:rPr>
            </w:pPr>
            <w:r>
              <w:rPr>
                <w:color w:val="FFFFFF"/>
              </w:rPr>
              <w:t>2</w:t>
            </w:r>
          </w:p>
        </w:tc>
        <w:tc>
          <w:tcPr>
            <w:tcW w:w="1813" w:type="dxa"/>
            <w:tcBorders>
              <w:top w:val="single" w:sz="4" w:space="0" w:color="000000"/>
            </w:tcBorders>
            <w:shd w:val="clear" w:color="auto" w:fill="002060"/>
          </w:tcPr>
          <w:p w14:paraId="000000EC" w14:textId="77777777" w:rsidR="00CD5CA9" w:rsidRDefault="00000000">
            <w:pPr>
              <w:spacing w:after="0"/>
              <w:jc w:val="center"/>
              <w:rPr>
                <w:color w:val="FFFFFF"/>
              </w:rPr>
            </w:pPr>
            <w:r>
              <w:rPr>
                <w:color w:val="FFFFFF"/>
              </w:rPr>
              <w:t>3</w:t>
            </w:r>
          </w:p>
        </w:tc>
        <w:tc>
          <w:tcPr>
            <w:tcW w:w="1344" w:type="dxa"/>
            <w:tcBorders>
              <w:top w:val="single" w:sz="4" w:space="0" w:color="000000"/>
            </w:tcBorders>
            <w:shd w:val="clear" w:color="auto" w:fill="002060"/>
          </w:tcPr>
          <w:p w14:paraId="000000ED" w14:textId="77777777" w:rsidR="00CD5CA9" w:rsidRDefault="00000000">
            <w:pPr>
              <w:spacing w:after="0"/>
              <w:jc w:val="center"/>
              <w:rPr>
                <w:color w:val="FFFFFF"/>
              </w:rPr>
            </w:pPr>
            <w:r>
              <w:rPr>
                <w:color w:val="FFFFFF"/>
              </w:rPr>
              <w:t>4</w:t>
            </w:r>
          </w:p>
        </w:tc>
        <w:tc>
          <w:tcPr>
            <w:tcW w:w="1344" w:type="dxa"/>
            <w:tcBorders>
              <w:top w:val="single" w:sz="4" w:space="0" w:color="000000"/>
            </w:tcBorders>
            <w:shd w:val="clear" w:color="auto" w:fill="002060"/>
          </w:tcPr>
          <w:p w14:paraId="000000EE" w14:textId="77777777" w:rsidR="00CD5CA9" w:rsidRDefault="00000000">
            <w:pPr>
              <w:spacing w:after="0"/>
              <w:jc w:val="center"/>
              <w:rPr>
                <w:color w:val="FFFFFF"/>
              </w:rPr>
            </w:pPr>
            <w:r>
              <w:rPr>
                <w:color w:val="FFFFFF"/>
              </w:rPr>
              <w:t>5</w:t>
            </w:r>
          </w:p>
        </w:tc>
      </w:tr>
      <w:tr w:rsidR="00CD5CA9" w14:paraId="6C5A9944" w14:textId="77777777">
        <w:trPr>
          <w:trHeight w:val="594"/>
          <w:jc w:val="center"/>
        </w:trPr>
        <w:tc>
          <w:tcPr>
            <w:tcW w:w="1343" w:type="dxa"/>
            <w:tcBorders>
              <w:bottom w:val="single" w:sz="4" w:space="0" w:color="000000"/>
            </w:tcBorders>
            <w:shd w:val="clear" w:color="auto" w:fill="002060"/>
          </w:tcPr>
          <w:p w14:paraId="000000EF" w14:textId="77777777" w:rsidR="00CD5CA9" w:rsidRDefault="00000000">
            <w:pPr>
              <w:spacing w:after="0"/>
              <w:jc w:val="center"/>
              <w:rPr>
                <w:color w:val="FFFFFF"/>
              </w:rPr>
            </w:pPr>
            <w:r>
              <w:rPr>
                <w:color w:val="FFFFFF"/>
              </w:rPr>
              <w:t>Very negative</w:t>
            </w:r>
          </w:p>
        </w:tc>
        <w:tc>
          <w:tcPr>
            <w:tcW w:w="1344" w:type="dxa"/>
            <w:tcBorders>
              <w:bottom w:val="single" w:sz="4" w:space="0" w:color="000000"/>
            </w:tcBorders>
            <w:shd w:val="clear" w:color="auto" w:fill="002060"/>
          </w:tcPr>
          <w:p w14:paraId="000000F0" w14:textId="77777777" w:rsidR="00CD5CA9" w:rsidRDefault="00000000">
            <w:pPr>
              <w:spacing w:after="0"/>
              <w:jc w:val="center"/>
              <w:rPr>
                <w:color w:val="FFFFFF"/>
              </w:rPr>
            </w:pPr>
            <w:r>
              <w:rPr>
                <w:color w:val="FFFFFF"/>
              </w:rPr>
              <w:t>Somewhat negative</w:t>
            </w:r>
          </w:p>
        </w:tc>
        <w:tc>
          <w:tcPr>
            <w:tcW w:w="1813" w:type="dxa"/>
            <w:tcBorders>
              <w:bottom w:val="single" w:sz="4" w:space="0" w:color="000000"/>
            </w:tcBorders>
            <w:shd w:val="clear" w:color="auto" w:fill="002060"/>
          </w:tcPr>
          <w:p w14:paraId="000000F1" w14:textId="77777777" w:rsidR="00CD5CA9" w:rsidRDefault="00000000">
            <w:pPr>
              <w:spacing w:after="0"/>
              <w:jc w:val="center"/>
              <w:rPr>
                <w:color w:val="FFFFFF"/>
              </w:rPr>
            </w:pPr>
            <w:r>
              <w:rPr>
                <w:color w:val="FFFFFF"/>
              </w:rPr>
              <w:t>Neither negative nor positive</w:t>
            </w:r>
          </w:p>
        </w:tc>
        <w:tc>
          <w:tcPr>
            <w:tcW w:w="1344" w:type="dxa"/>
            <w:tcBorders>
              <w:bottom w:val="single" w:sz="4" w:space="0" w:color="000000"/>
            </w:tcBorders>
            <w:shd w:val="clear" w:color="auto" w:fill="002060"/>
          </w:tcPr>
          <w:p w14:paraId="000000F2" w14:textId="77777777" w:rsidR="00CD5CA9" w:rsidRDefault="00000000">
            <w:pPr>
              <w:spacing w:after="0"/>
              <w:jc w:val="center"/>
              <w:rPr>
                <w:color w:val="FFFFFF"/>
              </w:rPr>
            </w:pPr>
            <w:r>
              <w:rPr>
                <w:color w:val="FFFFFF"/>
              </w:rPr>
              <w:t>Somewhat positive</w:t>
            </w:r>
          </w:p>
        </w:tc>
        <w:tc>
          <w:tcPr>
            <w:tcW w:w="1344" w:type="dxa"/>
            <w:tcBorders>
              <w:bottom w:val="single" w:sz="4" w:space="0" w:color="000000"/>
            </w:tcBorders>
            <w:shd w:val="clear" w:color="auto" w:fill="002060"/>
          </w:tcPr>
          <w:p w14:paraId="000000F3" w14:textId="77777777" w:rsidR="00CD5CA9" w:rsidRDefault="00000000">
            <w:pPr>
              <w:spacing w:after="0"/>
              <w:jc w:val="center"/>
              <w:rPr>
                <w:color w:val="FFFFFF"/>
              </w:rPr>
            </w:pPr>
            <w:r>
              <w:rPr>
                <w:color w:val="FFFFFF"/>
              </w:rPr>
              <w:t>Very positive</w:t>
            </w:r>
          </w:p>
        </w:tc>
      </w:tr>
    </w:tbl>
    <w:p w14:paraId="000000F4" w14:textId="77777777" w:rsidR="00CD5CA9" w:rsidRDefault="00CD5CA9">
      <w:pPr>
        <w:spacing w:after="0"/>
        <w:ind w:left="1440"/>
        <w:rPr>
          <w:color w:val="000000"/>
        </w:rPr>
      </w:pPr>
    </w:p>
    <w:p w14:paraId="000000F5" w14:textId="77777777" w:rsidR="00CD5CA9" w:rsidRDefault="00000000">
      <w:pPr>
        <w:spacing w:after="0"/>
        <w:ind w:left="900"/>
        <w:rPr>
          <w:color w:val="000000"/>
        </w:rPr>
      </w:pPr>
      <w:r>
        <w:rPr>
          <w:color w:val="000000"/>
        </w:rPr>
        <w:t>98. Refused</w:t>
      </w:r>
    </w:p>
    <w:p w14:paraId="000000F6" w14:textId="77777777" w:rsidR="00CD5CA9" w:rsidRDefault="00000000">
      <w:pPr>
        <w:spacing w:after="0"/>
        <w:ind w:left="900"/>
        <w:rPr>
          <w:color w:val="000000"/>
        </w:rPr>
      </w:pPr>
      <w:r>
        <w:rPr>
          <w:color w:val="000000"/>
        </w:rPr>
        <w:t>99. Don’t know</w:t>
      </w:r>
    </w:p>
    <w:p w14:paraId="000000F7" w14:textId="77777777" w:rsidR="00CD5CA9" w:rsidRDefault="00000000">
      <w:pPr>
        <w:spacing w:after="0"/>
        <w:ind w:left="900"/>
        <w:rPr>
          <w:i/>
          <w:color w:val="C00000"/>
        </w:rPr>
      </w:pPr>
      <w:r>
        <w:rPr>
          <w:i/>
          <w:color w:val="C00000"/>
        </w:rPr>
        <w:t xml:space="preserve">94. Asked to stop the interview </w:t>
      </w:r>
    </w:p>
    <w:p w14:paraId="000000F8" w14:textId="77777777" w:rsidR="00CD5CA9" w:rsidRDefault="00000000">
      <w:pPr>
        <w:spacing w:after="0"/>
        <w:ind w:left="900"/>
        <w:rPr>
          <w:i/>
          <w:color w:val="C00000"/>
        </w:rPr>
      </w:pPr>
      <w:r>
        <w:rPr>
          <w:i/>
          <w:color w:val="C00000"/>
        </w:rPr>
        <w:t>93. Not asked due to interview stoppage</w:t>
      </w:r>
    </w:p>
    <w:p w14:paraId="000000F9" w14:textId="77777777" w:rsidR="00CD5CA9" w:rsidRDefault="00CD5CA9">
      <w:pPr>
        <w:pBdr>
          <w:top w:val="nil"/>
          <w:left w:val="nil"/>
          <w:bottom w:val="nil"/>
          <w:right w:val="nil"/>
          <w:between w:val="nil"/>
        </w:pBdr>
        <w:spacing w:after="0" w:line="240" w:lineRule="auto"/>
        <w:ind w:left="360"/>
      </w:pPr>
    </w:p>
    <w:p w14:paraId="000000FA" w14:textId="77777777" w:rsidR="00CD5CA9" w:rsidRDefault="00000000">
      <w:pPr>
        <w:numPr>
          <w:ilvl w:val="0"/>
          <w:numId w:val="20"/>
        </w:numPr>
        <w:pBdr>
          <w:top w:val="nil"/>
          <w:left w:val="nil"/>
          <w:bottom w:val="nil"/>
          <w:right w:val="nil"/>
          <w:between w:val="nil"/>
        </w:pBdr>
        <w:spacing w:after="0" w:line="240" w:lineRule="auto"/>
      </w:pPr>
      <w:r>
        <w:t>How familiar are you with the United State Agency for International Development, or USAID? Is that very familiar, somewhat familiar or not at all familiar?</w:t>
      </w:r>
    </w:p>
    <w:p w14:paraId="000000FB" w14:textId="77777777" w:rsidR="00CD5CA9" w:rsidRDefault="00000000">
      <w:pPr>
        <w:numPr>
          <w:ilvl w:val="3"/>
          <w:numId w:val="13"/>
        </w:numPr>
        <w:pBdr>
          <w:top w:val="nil"/>
          <w:left w:val="nil"/>
          <w:bottom w:val="nil"/>
          <w:right w:val="nil"/>
          <w:between w:val="nil"/>
        </w:pBdr>
        <w:spacing w:after="0" w:line="240" w:lineRule="auto"/>
      </w:pPr>
      <w:r>
        <w:rPr>
          <w:color w:val="000000"/>
        </w:rPr>
        <w:t>Very familiar</w:t>
      </w:r>
    </w:p>
    <w:p w14:paraId="000000FC" w14:textId="77777777" w:rsidR="00CD5CA9" w:rsidRDefault="00000000">
      <w:pPr>
        <w:numPr>
          <w:ilvl w:val="3"/>
          <w:numId w:val="13"/>
        </w:numPr>
        <w:pBdr>
          <w:top w:val="nil"/>
          <w:left w:val="nil"/>
          <w:bottom w:val="nil"/>
          <w:right w:val="nil"/>
          <w:between w:val="nil"/>
        </w:pBdr>
        <w:spacing w:after="0" w:line="240" w:lineRule="auto"/>
      </w:pPr>
      <w:r>
        <w:rPr>
          <w:color w:val="000000"/>
        </w:rPr>
        <w:t>Somewhat familiar</w:t>
      </w:r>
    </w:p>
    <w:p w14:paraId="000000FD" w14:textId="77777777" w:rsidR="00CD5CA9" w:rsidRDefault="00000000">
      <w:pPr>
        <w:numPr>
          <w:ilvl w:val="3"/>
          <w:numId w:val="13"/>
        </w:numPr>
        <w:pBdr>
          <w:top w:val="nil"/>
          <w:left w:val="nil"/>
          <w:bottom w:val="nil"/>
          <w:right w:val="nil"/>
          <w:between w:val="nil"/>
        </w:pBdr>
        <w:spacing w:after="0" w:line="240" w:lineRule="auto"/>
      </w:pPr>
      <w:r>
        <w:rPr>
          <w:color w:val="000000"/>
        </w:rPr>
        <w:t xml:space="preserve">Not at all familiar/Unsure (skip to Q7) </w:t>
      </w:r>
    </w:p>
    <w:p w14:paraId="000000FE" w14:textId="77777777" w:rsidR="00CD5CA9" w:rsidRDefault="00000000">
      <w:pPr>
        <w:pBdr>
          <w:top w:val="nil"/>
          <w:left w:val="nil"/>
          <w:bottom w:val="nil"/>
          <w:right w:val="nil"/>
          <w:between w:val="nil"/>
        </w:pBdr>
        <w:spacing w:after="0" w:line="240" w:lineRule="auto"/>
        <w:ind w:left="1260" w:hanging="360"/>
        <w:rPr>
          <w:color w:val="000000"/>
        </w:rPr>
      </w:pPr>
      <w:r>
        <w:rPr>
          <w:color w:val="000000"/>
        </w:rPr>
        <w:t>98. Refused (vol)</w:t>
      </w:r>
    </w:p>
    <w:p w14:paraId="000000FF" w14:textId="77777777" w:rsidR="00CD5CA9" w:rsidRDefault="00000000">
      <w:pPr>
        <w:spacing w:after="0"/>
        <w:ind w:left="900"/>
        <w:rPr>
          <w:i/>
          <w:color w:val="C00000"/>
        </w:rPr>
      </w:pPr>
      <w:r>
        <w:rPr>
          <w:i/>
          <w:color w:val="C00000"/>
        </w:rPr>
        <w:lastRenderedPageBreak/>
        <w:t>94. Asked to stop the interview.</w:t>
      </w:r>
    </w:p>
    <w:p w14:paraId="00000100" w14:textId="77777777" w:rsidR="00CD5CA9" w:rsidRDefault="00000000">
      <w:pPr>
        <w:spacing w:after="0"/>
        <w:ind w:left="900"/>
        <w:rPr>
          <w:i/>
          <w:color w:val="C00000"/>
        </w:rPr>
      </w:pPr>
      <w:r>
        <w:rPr>
          <w:i/>
          <w:color w:val="C00000"/>
        </w:rPr>
        <w:t xml:space="preserve">93. Not asked due to interview stoppage. </w:t>
      </w:r>
    </w:p>
    <w:p w14:paraId="00000101" w14:textId="77777777" w:rsidR="00CD5CA9" w:rsidRDefault="00CD5CA9">
      <w:pPr>
        <w:pBdr>
          <w:top w:val="nil"/>
          <w:left w:val="nil"/>
          <w:bottom w:val="nil"/>
          <w:right w:val="nil"/>
          <w:between w:val="nil"/>
        </w:pBdr>
        <w:spacing w:after="0" w:line="240" w:lineRule="auto"/>
        <w:ind w:left="1260" w:hanging="360"/>
        <w:rPr>
          <w:color w:val="000000"/>
        </w:rPr>
      </w:pPr>
    </w:p>
    <w:p w14:paraId="00000102" w14:textId="77777777" w:rsidR="00CD5CA9" w:rsidRDefault="00CD5CA9">
      <w:pPr>
        <w:pBdr>
          <w:top w:val="nil"/>
          <w:left w:val="nil"/>
          <w:bottom w:val="nil"/>
          <w:right w:val="nil"/>
          <w:between w:val="nil"/>
        </w:pBdr>
        <w:spacing w:after="0" w:line="240" w:lineRule="auto"/>
        <w:ind w:left="1260" w:hanging="360"/>
        <w:rPr>
          <w:color w:val="000000"/>
        </w:rPr>
      </w:pPr>
    </w:p>
    <w:p w14:paraId="00000103" w14:textId="77777777" w:rsidR="00CD5CA9" w:rsidRDefault="00CD5CA9">
      <w:pPr>
        <w:pBdr>
          <w:top w:val="nil"/>
          <w:left w:val="nil"/>
          <w:bottom w:val="nil"/>
          <w:right w:val="nil"/>
          <w:between w:val="nil"/>
        </w:pBdr>
        <w:spacing w:after="0" w:line="240" w:lineRule="auto"/>
        <w:ind w:left="1260" w:hanging="360"/>
        <w:rPr>
          <w:color w:val="000000"/>
        </w:rPr>
      </w:pPr>
    </w:p>
    <w:p w14:paraId="00000104" w14:textId="77777777" w:rsidR="00CD5CA9" w:rsidRDefault="00000000">
      <w:pPr>
        <w:numPr>
          <w:ilvl w:val="0"/>
          <w:numId w:val="20"/>
        </w:numPr>
        <w:pBdr>
          <w:top w:val="nil"/>
          <w:left w:val="nil"/>
          <w:bottom w:val="nil"/>
          <w:right w:val="nil"/>
          <w:between w:val="nil"/>
        </w:pBdr>
        <w:spacing w:after="0" w:line="240" w:lineRule="auto"/>
        <w:rPr>
          <w:b/>
          <w:color w:val="000000"/>
        </w:rPr>
      </w:pPr>
      <w:r>
        <w:rPr>
          <w:color w:val="000000"/>
        </w:rPr>
        <w:t>[if Q3 == 1 OR Q3 == 2] What types of USAID activities are you familiar with? (select all that apply, vol.)</w:t>
      </w:r>
    </w:p>
    <w:p w14:paraId="00000105" w14:textId="77777777" w:rsidR="00CD5CA9" w:rsidRDefault="00000000">
      <w:pPr>
        <w:numPr>
          <w:ilvl w:val="3"/>
          <w:numId w:val="6"/>
        </w:numPr>
        <w:pBdr>
          <w:top w:val="nil"/>
          <w:left w:val="nil"/>
          <w:bottom w:val="nil"/>
          <w:right w:val="nil"/>
          <w:between w:val="nil"/>
        </w:pBdr>
        <w:spacing w:after="0" w:line="240" w:lineRule="auto"/>
      </w:pPr>
      <w:bookmarkStart w:id="7" w:name="_heading=h.1t3h5sf" w:colFirst="0" w:colLast="0"/>
      <w:bookmarkEnd w:id="7"/>
      <w:r>
        <w:t>Humanitarian relief</w:t>
      </w:r>
    </w:p>
    <w:p w14:paraId="00000106" w14:textId="77777777" w:rsidR="00CD5CA9" w:rsidRDefault="00000000">
      <w:pPr>
        <w:numPr>
          <w:ilvl w:val="3"/>
          <w:numId w:val="6"/>
        </w:numPr>
        <w:pBdr>
          <w:top w:val="nil"/>
          <w:left w:val="nil"/>
          <w:bottom w:val="nil"/>
          <w:right w:val="nil"/>
          <w:between w:val="nil"/>
        </w:pBdr>
        <w:spacing w:after="0" w:line="240" w:lineRule="auto"/>
      </w:pPr>
      <w:r>
        <w:t>Supporting civil society organizations and local community groups</w:t>
      </w:r>
    </w:p>
    <w:p w14:paraId="00000107" w14:textId="77777777" w:rsidR="00CD5CA9" w:rsidRDefault="00000000">
      <w:pPr>
        <w:numPr>
          <w:ilvl w:val="3"/>
          <w:numId w:val="6"/>
        </w:numPr>
        <w:pBdr>
          <w:top w:val="nil"/>
          <w:left w:val="nil"/>
          <w:bottom w:val="nil"/>
          <w:right w:val="nil"/>
          <w:between w:val="nil"/>
        </w:pBdr>
        <w:spacing w:after="0" w:line="240" w:lineRule="auto"/>
      </w:pPr>
      <w:r>
        <w:t xml:space="preserve">Democracy </w:t>
      </w:r>
    </w:p>
    <w:p w14:paraId="00000108" w14:textId="77777777" w:rsidR="00CD5CA9" w:rsidRDefault="00000000">
      <w:pPr>
        <w:numPr>
          <w:ilvl w:val="3"/>
          <w:numId w:val="6"/>
        </w:numPr>
        <w:pBdr>
          <w:top w:val="nil"/>
          <w:left w:val="nil"/>
          <w:bottom w:val="nil"/>
          <w:right w:val="nil"/>
          <w:between w:val="nil"/>
        </w:pBdr>
        <w:spacing w:after="0" w:line="240" w:lineRule="auto"/>
      </w:pPr>
      <w:r>
        <w:t xml:space="preserve">Good governance </w:t>
      </w:r>
    </w:p>
    <w:p w14:paraId="00000109" w14:textId="77777777" w:rsidR="00CD5CA9" w:rsidRDefault="00000000">
      <w:pPr>
        <w:numPr>
          <w:ilvl w:val="3"/>
          <w:numId w:val="6"/>
        </w:numPr>
        <w:pBdr>
          <w:top w:val="nil"/>
          <w:left w:val="nil"/>
          <w:bottom w:val="nil"/>
          <w:right w:val="nil"/>
          <w:between w:val="nil"/>
        </w:pBdr>
        <w:spacing w:after="0" w:line="240" w:lineRule="auto"/>
      </w:pPr>
      <w:r>
        <w:rPr>
          <w:color w:val="000000"/>
        </w:rPr>
        <w:t>Food security and nutritional support</w:t>
      </w:r>
    </w:p>
    <w:p w14:paraId="0000010A" w14:textId="77777777" w:rsidR="00CD5CA9" w:rsidRDefault="00000000">
      <w:pPr>
        <w:numPr>
          <w:ilvl w:val="3"/>
          <w:numId w:val="6"/>
        </w:numPr>
        <w:pBdr>
          <w:top w:val="nil"/>
          <w:left w:val="nil"/>
          <w:bottom w:val="nil"/>
          <w:right w:val="nil"/>
          <w:between w:val="nil"/>
        </w:pBdr>
        <w:spacing w:after="0" w:line="240" w:lineRule="auto"/>
      </w:pPr>
      <w:r>
        <w:rPr>
          <w:color w:val="000000"/>
        </w:rPr>
        <w:t>Job training and support</w:t>
      </w:r>
    </w:p>
    <w:p w14:paraId="0000010B" w14:textId="77777777" w:rsidR="00CD5CA9" w:rsidRDefault="00000000">
      <w:pPr>
        <w:numPr>
          <w:ilvl w:val="3"/>
          <w:numId w:val="6"/>
        </w:numPr>
        <w:pBdr>
          <w:top w:val="nil"/>
          <w:left w:val="nil"/>
          <w:bottom w:val="nil"/>
          <w:right w:val="nil"/>
          <w:between w:val="nil"/>
        </w:pBdr>
        <w:spacing w:after="0" w:line="240" w:lineRule="auto"/>
      </w:pPr>
      <w:r>
        <w:rPr>
          <w:color w:val="000000"/>
        </w:rPr>
        <w:t>Support for local community groups</w:t>
      </w:r>
    </w:p>
    <w:p w14:paraId="0000010C" w14:textId="77777777" w:rsidR="00CD5CA9" w:rsidRDefault="00000000">
      <w:pPr>
        <w:numPr>
          <w:ilvl w:val="3"/>
          <w:numId w:val="6"/>
        </w:numPr>
        <w:pBdr>
          <w:top w:val="nil"/>
          <w:left w:val="nil"/>
          <w:bottom w:val="nil"/>
          <w:right w:val="nil"/>
          <w:between w:val="nil"/>
        </w:pBdr>
        <w:spacing w:after="0" w:line="240" w:lineRule="auto"/>
      </w:pPr>
      <w:r>
        <w:rPr>
          <w:color w:val="000000"/>
        </w:rPr>
        <w:t>Economic growth activities for small businesses</w:t>
      </w:r>
    </w:p>
    <w:p w14:paraId="0000010D" w14:textId="77777777" w:rsidR="00CD5CA9" w:rsidRDefault="00000000">
      <w:pPr>
        <w:numPr>
          <w:ilvl w:val="3"/>
          <w:numId w:val="6"/>
        </w:numPr>
        <w:pBdr>
          <w:top w:val="nil"/>
          <w:left w:val="nil"/>
          <w:bottom w:val="nil"/>
          <w:right w:val="nil"/>
          <w:between w:val="nil"/>
        </w:pBdr>
        <w:spacing w:after="0" w:line="240" w:lineRule="auto"/>
      </w:pPr>
      <w:r>
        <w:rPr>
          <w:color w:val="000000"/>
        </w:rPr>
        <w:t>Water and wastewater activities</w:t>
      </w:r>
    </w:p>
    <w:p w14:paraId="0000010E" w14:textId="77777777" w:rsidR="00CD5CA9" w:rsidRDefault="00000000">
      <w:pPr>
        <w:numPr>
          <w:ilvl w:val="3"/>
          <w:numId w:val="6"/>
        </w:numPr>
        <w:pBdr>
          <w:top w:val="nil"/>
          <w:left w:val="nil"/>
          <w:bottom w:val="nil"/>
          <w:right w:val="nil"/>
          <w:between w:val="nil"/>
        </w:pBdr>
        <w:spacing w:after="0" w:line="240" w:lineRule="auto"/>
      </w:pPr>
      <w:r>
        <w:rPr>
          <w:color w:val="000000"/>
        </w:rPr>
        <w:t>Road and bridge construction activities</w:t>
      </w:r>
    </w:p>
    <w:p w14:paraId="0000010F" w14:textId="77777777" w:rsidR="00CD5CA9" w:rsidRDefault="00000000">
      <w:pPr>
        <w:numPr>
          <w:ilvl w:val="3"/>
          <w:numId w:val="6"/>
        </w:numPr>
        <w:pBdr>
          <w:top w:val="nil"/>
          <w:left w:val="nil"/>
          <w:bottom w:val="nil"/>
          <w:right w:val="nil"/>
          <w:between w:val="nil"/>
        </w:pBdr>
        <w:spacing w:after="0" w:line="240" w:lineRule="auto"/>
      </w:pPr>
      <w:r>
        <w:rPr>
          <w:color w:val="000000"/>
        </w:rPr>
        <w:t>Other transportation activities</w:t>
      </w:r>
    </w:p>
    <w:p w14:paraId="00000110" w14:textId="77777777" w:rsidR="00CD5CA9" w:rsidRDefault="00000000">
      <w:pPr>
        <w:numPr>
          <w:ilvl w:val="3"/>
          <w:numId w:val="6"/>
        </w:numPr>
        <w:pBdr>
          <w:top w:val="nil"/>
          <w:left w:val="nil"/>
          <w:bottom w:val="nil"/>
          <w:right w:val="nil"/>
          <w:between w:val="nil"/>
        </w:pBdr>
        <w:spacing w:after="0" w:line="240" w:lineRule="auto"/>
      </w:pPr>
      <w:r>
        <w:rPr>
          <w:color w:val="000000"/>
        </w:rPr>
        <w:t>Youth-focused activities</w:t>
      </w:r>
    </w:p>
    <w:p w14:paraId="00000111" w14:textId="77777777" w:rsidR="00CD5CA9" w:rsidRDefault="00000000">
      <w:pPr>
        <w:numPr>
          <w:ilvl w:val="3"/>
          <w:numId w:val="6"/>
        </w:numPr>
        <w:pBdr>
          <w:top w:val="nil"/>
          <w:left w:val="nil"/>
          <w:bottom w:val="nil"/>
          <w:right w:val="nil"/>
          <w:between w:val="nil"/>
        </w:pBdr>
        <w:spacing w:after="0" w:line="240" w:lineRule="auto"/>
      </w:pPr>
      <w:r>
        <w:rPr>
          <w:color w:val="000000"/>
        </w:rPr>
        <w:t>School/education activities</w:t>
      </w:r>
    </w:p>
    <w:p w14:paraId="00000112" w14:textId="77777777" w:rsidR="00CD5CA9" w:rsidRDefault="00000000">
      <w:pPr>
        <w:numPr>
          <w:ilvl w:val="3"/>
          <w:numId w:val="6"/>
        </w:numPr>
        <w:pBdr>
          <w:top w:val="nil"/>
          <w:left w:val="nil"/>
          <w:bottom w:val="nil"/>
          <w:right w:val="nil"/>
          <w:between w:val="nil"/>
        </w:pBdr>
        <w:spacing w:after="0" w:line="240" w:lineRule="auto"/>
      </w:pPr>
      <w:r>
        <w:rPr>
          <w:color w:val="000000"/>
        </w:rPr>
        <w:t>Health clinics or other health activities</w:t>
      </w:r>
    </w:p>
    <w:p w14:paraId="00000113" w14:textId="77777777" w:rsidR="00CD5CA9" w:rsidRDefault="00000000">
      <w:pPr>
        <w:numPr>
          <w:ilvl w:val="3"/>
          <w:numId w:val="6"/>
        </w:numPr>
        <w:pBdr>
          <w:top w:val="nil"/>
          <w:left w:val="nil"/>
          <w:bottom w:val="nil"/>
          <w:right w:val="nil"/>
          <w:between w:val="nil"/>
        </w:pBdr>
        <w:spacing w:after="0" w:line="240" w:lineRule="auto"/>
      </w:pPr>
      <w:r>
        <w:rPr>
          <w:color w:val="000000"/>
        </w:rPr>
        <w:t>Cross-border peacebuilding</w:t>
      </w:r>
    </w:p>
    <w:p w14:paraId="00000114" w14:textId="77777777" w:rsidR="00CD5CA9" w:rsidRDefault="00000000">
      <w:pPr>
        <w:numPr>
          <w:ilvl w:val="3"/>
          <w:numId w:val="6"/>
        </w:numPr>
        <w:pBdr>
          <w:top w:val="nil"/>
          <w:left w:val="nil"/>
          <w:bottom w:val="nil"/>
          <w:right w:val="nil"/>
          <w:between w:val="nil"/>
        </w:pBdr>
        <w:spacing w:after="0" w:line="240" w:lineRule="auto"/>
      </w:pPr>
      <w:r>
        <w:rPr>
          <w:color w:val="000000"/>
        </w:rPr>
        <w:t>Tourism</w:t>
      </w:r>
    </w:p>
    <w:p w14:paraId="00000115" w14:textId="77777777" w:rsidR="00CD5CA9" w:rsidRDefault="00000000">
      <w:pPr>
        <w:numPr>
          <w:ilvl w:val="3"/>
          <w:numId w:val="6"/>
        </w:numPr>
        <w:pBdr>
          <w:top w:val="nil"/>
          <w:left w:val="nil"/>
          <w:bottom w:val="nil"/>
          <w:right w:val="nil"/>
          <w:between w:val="nil"/>
        </w:pBdr>
        <w:spacing w:after="0" w:line="240" w:lineRule="auto"/>
      </w:pPr>
      <w:r>
        <w:rPr>
          <w:color w:val="000000"/>
        </w:rPr>
        <w:t>Agriculture</w:t>
      </w:r>
    </w:p>
    <w:p w14:paraId="00000116" w14:textId="77777777" w:rsidR="00CD5CA9" w:rsidRDefault="00000000">
      <w:pPr>
        <w:numPr>
          <w:ilvl w:val="3"/>
          <w:numId w:val="6"/>
        </w:numPr>
        <w:pBdr>
          <w:top w:val="nil"/>
          <w:left w:val="nil"/>
          <w:bottom w:val="nil"/>
          <w:right w:val="nil"/>
          <w:between w:val="nil"/>
        </w:pBdr>
        <w:spacing w:after="0" w:line="240" w:lineRule="auto"/>
      </w:pPr>
      <w:r>
        <w:rPr>
          <w:color w:val="000000"/>
        </w:rPr>
        <w:t>Other_______________</w:t>
      </w:r>
    </w:p>
    <w:p w14:paraId="00000117" w14:textId="77777777" w:rsidR="00CD5CA9" w:rsidRDefault="00000000">
      <w:pPr>
        <w:pBdr>
          <w:top w:val="nil"/>
          <w:left w:val="nil"/>
          <w:bottom w:val="nil"/>
          <w:right w:val="nil"/>
          <w:between w:val="nil"/>
        </w:pBdr>
        <w:spacing w:after="0" w:line="240" w:lineRule="auto"/>
        <w:ind w:left="1260" w:hanging="360"/>
        <w:rPr>
          <w:color w:val="000000"/>
        </w:rPr>
      </w:pPr>
      <w:r>
        <w:rPr>
          <w:color w:val="000000"/>
        </w:rPr>
        <w:t xml:space="preserve">97. Not asked </w:t>
      </w:r>
      <w:r>
        <w:rPr>
          <w:i/>
          <w:color w:val="000000"/>
        </w:rPr>
        <w:t>due</w:t>
      </w:r>
      <w:r>
        <w:rPr>
          <w:color w:val="000000"/>
        </w:rPr>
        <w:t xml:space="preserve"> </w:t>
      </w:r>
      <w:r>
        <w:rPr>
          <w:i/>
          <w:color w:val="000000"/>
        </w:rPr>
        <w:t>to un familiarity with USAID</w:t>
      </w:r>
    </w:p>
    <w:p w14:paraId="00000118" w14:textId="77777777" w:rsidR="00CD5CA9" w:rsidRDefault="00000000">
      <w:pPr>
        <w:pBdr>
          <w:top w:val="nil"/>
          <w:left w:val="nil"/>
          <w:bottom w:val="nil"/>
          <w:right w:val="nil"/>
          <w:between w:val="nil"/>
        </w:pBdr>
        <w:spacing w:after="0" w:line="240" w:lineRule="auto"/>
        <w:ind w:left="1260" w:hanging="360"/>
        <w:rPr>
          <w:color w:val="000000"/>
        </w:rPr>
      </w:pPr>
      <w:r>
        <w:rPr>
          <w:color w:val="000000"/>
        </w:rPr>
        <w:t>98. Refused (vol)</w:t>
      </w:r>
    </w:p>
    <w:p w14:paraId="00000119" w14:textId="77777777" w:rsidR="00CD5CA9" w:rsidRDefault="00000000">
      <w:pPr>
        <w:pBdr>
          <w:top w:val="nil"/>
          <w:left w:val="nil"/>
          <w:bottom w:val="nil"/>
          <w:right w:val="nil"/>
          <w:between w:val="nil"/>
        </w:pBdr>
        <w:spacing w:after="0" w:line="240" w:lineRule="auto"/>
        <w:ind w:left="1260" w:hanging="360"/>
        <w:rPr>
          <w:color w:val="000000"/>
        </w:rPr>
      </w:pPr>
      <w:r>
        <w:rPr>
          <w:color w:val="000000"/>
        </w:rPr>
        <w:t>99. Don’t know (vol)</w:t>
      </w:r>
    </w:p>
    <w:p w14:paraId="0000011A" w14:textId="77777777" w:rsidR="00CD5CA9" w:rsidRDefault="00000000">
      <w:pPr>
        <w:spacing w:after="0"/>
        <w:ind w:left="900"/>
        <w:rPr>
          <w:i/>
          <w:color w:val="C00000"/>
        </w:rPr>
      </w:pPr>
      <w:r>
        <w:rPr>
          <w:i/>
          <w:color w:val="C00000"/>
        </w:rPr>
        <w:t>94. Asked to stop the interview.</w:t>
      </w:r>
    </w:p>
    <w:p w14:paraId="0000011B" w14:textId="77777777" w:rsidR="00CD5CA9" w:rsidRDefault="00000000">
      <w:pPr>
        <w:spacing w:after="0"/>
        <w:ind w:left="900"/>
        <w:rPr>
          <w:i/>
          <w:color w:val="C00000"/>
        </w:rPr>
      </w:pPr>
      <w:r>
        <w:rPr>
          <w:i/>
          <w:color w:val="C00000"/>
        </w:rPr>
        <w:t xml:space="preserve">93. Not asked due to interview stoppage. </w:t>
      </w:r>
    </w:p>
    <w:p w14:paraId="0000011C" w14:textId="77777777" w:rsidR="00CD5CA9" w:rsidRDefault="00CD5CA9">
      <w:pPr>
        <w:pBdr>
          <w:top w:val="nil"/>
          <w:left w:val="nil"/>
          <w:bottom w:val="nil"/>
          <w:right w:val="nil"/>
          <w:between w:val="nil"/>
        </w:pBdr>
        <w:spacing w:after="0" w:line="240" w:lineRule="auto"/>
        <w:ind w:left="1260" w:hanging="360"/>
        <w:rPr>
          <w:color w:val="000000"/>
        </w:rPr>
      </w:pPr>
    </w:p>
    <w:p w14:paraId="0000011D" w14:textId="77777777" w:rsidR="00CD5CA9" w:rsidRDefault="00CD5CA9">
      <w:pPr>
        <w:pBdr>
          <w:top w:val="nil"/>
          <w:left w:val="nil"/>
          <w:bottom w:val="nil"/>
          <w:right w:val="nil"/>
          <w:between w:val="nil"/>
        </w:pBdr>
        <w:spacing w:after="0" w:line="240" w:lineRule="auto"/>
        <w:rPr>
          <w:color w:val="000000"/>
        </w:rPr>
      </w:pPr>
    </w:p>
    <w:p w14:paraId="0000011E" w14:textId="77777777" w:rsidR="00CD5CA9" w:rsidRDefault="00000000">
      <w:pPr>
        <w:numPr>
          <w:ilvl w:val="0"/>
          <w:numId w:val="20"/>
        </w:numPr>
        <w:pBdr>
          <w:top w:val="nil"/>
          <w:left w:val="nil"/>
          <w:bottom w:val="nil"/>
          <w:right w:val="nil"/>
          <w:between w:val="nil"/>
        </w:pBdr>
        <w:spacing w:after="0" w:line="240" w:lineRule="auto"/>
        <w:rPr>
          <w:color w:val="000000"/>
        </w:rPr>
      </w:pPr>
      <w:r>
        <w:rPr>
          <w:color w:val="000000"/>
        </w:rPr>
        <w:t>[if Q3 == 1 OR Q3 == 2] Would you say your perception of USAID is positive or negative? On a scale from 1 to 5, where 1 is very negative, 2 is somewhat negative, 3 is neither negative nor positive, 4 is somewhat positive, and 5 is very positive, what is your perception of USAID?</w:t>
      </w:r>
    </w:p>
    <w:p w14:paraId="0000011F" w14:textId="77777777" w:rsidR="00CD5CA9" w:rsidRDefault="00CD5CA9">
      <w:pPr>
        <w:pBdr>
          <w:top w:val="nil"/>
          <w:left w:val="nil"/>
          <w:bottom w:val="nil"/>
          <w:right w:val="nil"/>
          <w:between w:val="nil"/>
        </w:pBdr>
        <w:spacing w:after="0" w:line="240" w:lineRule="auto"/>
        <w:ind w:left="360"/>
        <w:rPr>
          <w:color w:val="000000"/>
        </w:rPr>
      </w:pPr>
    </w:p>
    <w:tbl>
      <w:tblPr>
        <w:tblStyle w:val="a3"/>
        <w:tblW w:w="7188" w:type="dxa"/>
        <w:jc w:val="center"/>
        <w:tblBorders>
          <w:top w:val="nil"/>
          <w:left w:val="nil"/>
          <w:bottom w:val="nil"/>
          <w:right w:val="nil"/>
          <w:insideH w:val="nil"/>
          <w:insideV w:val="single" w:sz="4" w:space="0" w:color="000000"/>
        </w:tblBorders>
        <w:tblLayout w:type="fixed"/>
        <w:tblLook w:val="0400" w:firstRow="0" w:lastRow="0" w:firstColumn="0" w:lastColumn="0" w:noHBand="0" w:noVBand="1"/>
      </w:tblPr>
      <w:tblGrid>
        <w:gridCol w:w="1343"/>
        <w:gridCol w:w="1344"/>
        <w:gridCol w:w="1813"/>
        <w:gridCol w:w="1344"/>
        <w:gridCol w:w="1344"/>
      </w:tblGrid>
      <w:tr w:rsidR="00CD5CA9" w14:paraId="6AB6C59A" w14:textId="77777777">
        <w:trPr>
          <w:trHeight w:val="215"/>
          <w:jc w:val="center"/>
        </w:trPr>
        <w:tc>
          <w:tcPr>
            <w:tcW w:w="1343" w:type="dxa"/>
            <w:tcBorders>
              <w:top w:val="single" w:sz="4" w:space="0" w:color="000000"/>
            </w:tcBorders>
            <w:shd w:val="clear" w:color="auto" w:fill="002060"/>
          </w:tcPr>
          <w:p w14:paraId="00000120" w14:textId="77777777" w:rsidR="00CD5CA9" w:rsidRDefault="00000000">
            <w:pPr>
              <w:spacing w:after="0"/>
              <w:jc w:val="center"/>
              <w:rPr>
                <w:color w:val="FFFFFF"/>
              </w:rPr>
            </w:pPr>
            <w:r>
              <w:rPr>
                <w:color w:val="FFFFFF"/>
              </w:rPr>
              <w:t>1</w:t>
            </w:r>
          </w:p>
        </w:tc>
        <w:tc>
          <w:tcPr>
            <w:tcW w:w="1344" w:type="dxa"/>
            <w:tcBorders>
              <w:top w:val="single" w:sz="4" w:space="0" w:color="000000"/>
            </w:tcBorders>
            <w:shd w:val="clear" w:color="auto" w:fill="002060"/>
          </w:tcPr>
          <w:p w14:paraId="00000121" w14:textId="77777777" w:rsidR="00CD5CA9" w:rsidRDefault="00000000">
            <w:pPr>
              <w:spacing w:after="0"/>
              <w:jc w:val="center"/>
              <w:rPr>
                <w:color w:val="FFFFFF"/>
              </w:rPr>
            </w:pPr>
            <w:r>
              <w:rPr>
                <w:color w:val="FFFFFF"/>
              </w:rPr>
              <w:t>2</w:t>
            </w:r>
          </w:p>
        </w:tc>
        <w:tc>
          <w:tcPr>
            <w:tcW w:w="1813" w:type="dxa"/>
            <w:tcBorders>
              <w:top w:val="single" w:sz="4" w:space="0" w:color="000000"/>
            </w:tcBorders>
            <w:shd w:val="clear" w:color="auto" w:fill="002060"/>
          </w:tcPr>
          <w:p w14:paraId="00000122" w14:textId="77777777" w:rsidR="00CD5CA9" w:rsidRDefault="00000000">
            <w:pPr>
              <w:spacing w:after="0"/>
              <w:jc w:val="center"/>
              <w:rPr>
                <w:color w:val="FFFFFF"/>
              </w:rPr>
            </w:pPr>
            <w:r>
              <w:rPr>
                <w:color w:val="FFFFFF"/>
              </w:rPr>
              <w:t>3</w:t>
            </w:r>
          </w:p>
        </w:tc>
        <w:tc>
          <w:tcPr>
            <w:tcW w:w="1344" w:type="dxa"/>
            <w:tcBorders>
              <w:top w:val="single" w:sz="4" w:space="0" w:color="000000"/>
            </w:tcBorders>
            <w:shd w:val="clear" w:color="auto" w:fill="002060"/>
          </w:tcPr>
          <w:p w14:paraId="00000123" w14:textId="77777777" w:rsidR="00CD5CA9" w:rsidRDefault="00000000">
            <w:pPr>
              <w:spacing w:after="0"/>
              <w:jc w:val="center"/>
              <w:rPr>
                <w:color w:val="FFFFFF"/>
              </w:rPr>
            </w:pPr>
            <w:r>
              <w:rPr>
                <w:color w:val="FFFFFF"/>
              </w:rPr>
              <w:t>4</w:t>
            </w:r>
          </w:p>
        </w:tc>
        <w:tc>
          <w:tcPr>
            <w:tcW w:w="1344" w:type="dxa"/>
            <w:tcBorders>
              <w:top w:val="single" w:sz="4" w:space="0" w:color="000000"/>
            </w:tcBorders>
            <w:shd w:val="clear" w:color="auto" w:fill="002060"/>
          </w:tcPr>
          <w:p w14:paraId="00000124" w14:textId="77777777" w:rsidR="00CD5CA9" w:rsidRDefault="00000000">
            <w:pPr>
              <w:spacing w:after="0"/>
              <w:jc w:val="center"/>
              <w:rPr>
                <w:color w:val="FFFFFF"/>
              </w:rPr>
            </w:pPr>
            <w:r>
              <w:rPr>
                <w:color w:val="FFFFFF"/>
              </w:rPr>
              <w:t>5</w:t>
            </w:r>
          </w:p>
        </w:tc>
      </w:tr>
      <w:tr w:rsidR="00CD5CA9" w14:paraId="00C7A78D" w14:textId="77777777">
        <w:trPr>
          <w:trHeight w:val="594"/>
          <w:jc w:val="center"/>
        </w:trPr>
        <w:tc>
          <w:tcPr>
            <w:tcW w:w="1343" w:type="dxa"/>
            <w:tcBorders>
              <w:bottom w:val="single" w:sz="4" w:space="0" w:color="000000"/>
            </w:tcBorders>
            <w:shd w:val="clear" w:color="auto" w:fill="002060"/>
          </w:tcPr>
          <w:p w14:paraId="00000125" w14:textId="77777777" w:rsidR="00CD5CA9" w:rsidRDefault="00000000">
            <w:pPr>
              <w:spacing w:after="0"/>
              <w:jc w:val="center"/>
              <w:rPr>
                <w:color w:val="FFFFFF"/>
              </w:rPr>
            </w:pPr>
            <w:r>
              <w:rPr>
                <w:color w:val="FFFFFF"/>
              </w:rPr>
              <w:t>Very negative</w:t>
            </w:r>
          </w:p>
        </w:tc>
        <w:tc>
          <w:tcPr>
            <w:tcW w:w="1344" w:type="dxa"/>
            <w:tcBorders>
              <w:bottom w:val="single" w:sz="4" w:space="0" w:color="000000"/>
            </w:tcBorders>
            <w:shd w:val="clear" w:color="auto" w:fill="002060"/>
          </w:tcPr>
          <w:p w14:paraId="00000126" w14:textId="77777777" w:rsidR="00CD5CA9" w:rsidRDefault="00000000">
            <w:pPr>
              <w:spacing w:after="0"/>
              <w:jc w:val="center"/>
              <w:rPr>
                <w:color w:val="FFFFFF"/>
              </w:rPr>
            </w:pPr>
            <w:r>
              <w:rPr>
                <w:color w:val="FFFFFF"/>
              </w:rPr>
              <w:t>Somewhat negative</w:t>
            </w:r>
          </w:p>
        </w:tc>
        <w:tc>
          <w:tcPr>
            <w:tcW w:w="1813" w:type="dxa"/>
            <w:tcBorders>
              <w:bottom w:val="single" w:sz="4" w:space="0" w:color="000000"/>
            </w:tcBorders>
            <w:shd w:val="clear" w:color="auto" w:fill="002060"/>
          </w:tcPr>
          <w:p w14:paraId="00000127" w14:textId="77777777" w:rsidR="00CD5CA9" w:rsidRDefault="00000000">
            <w:pPr>
              <w:spacing w:after="0"/>
              <w:jc w:val="center"/>
              <w:rPr>
                <w:color w:val="FFFFFF"/>
              </w:rPr>
            </w:pPr>
            <w:r>
              <w:rPr>
                <w:color w:val="FFFFFF"/>
              </w:rPr>
              <w:t>Neither negative nor positive</w:t>
            </w:r>
          </w:p>
        </w:tc>
        <w:tc>
          <w:tcPr>
            <w:tcW w:w="1344" w:type="dxa"/>
            <w:tcBorders>
              <w:bottom w:val="single" w:sz="4" w:space="0" w:color="000000"/>
            </w:tcBorders>
            <w:shd w:val="clear" w:color="auto" w:fill="002060"/>
          </w:tcPr>
          <w:p w14:paraId="00000128" w14:textId="77777777" w:rsidR="00CD5CA9" w:rsidRDefault="00000000">
            <w:pPr>
              <w:spacing w:after="0"/>
              <w:jc w:val="center"/>
              <w:rPr>
                <w:color w:val="FFFFFF"/>
              </w:rPr>
            </w:pPr>
            <w:r>
              <w:rPr>
                <w:color w:val="FFFFFF"/>
              </w:rPr>
              <w:t>Somewhat positive</w:t>
            </w:r>
          </w:p>
        </w:tc>
        <w:tc>
          <w:tcPr>
            <w:tcW w:w="1344" w:type="dxa"/>
            <w:tcBorders>
              <w:bottom w:val="single" w:sz="4" w:space="0" w:color="000000"/>
            </w:tcBorders>
            <w:shd w:val="clear" w:color="auto" w:fill="002060"/>
          </w:tcPr>
          <w:p w14:paraId="00000129" w14:textId="77777777" w:rsidR="00CD5CA9" w:rsidRDefault="00000000">
            <w:pPr>
              <w:spacing w:after="0"/>
              <w:jc w:val="center"/>
              <w:rPr>
                <w:color w:val="FFFFFF"/>
              </w:rPr>
            </w:pPr>
            <w:r>
              <w:rPr>
                <w:color w:val="FFFFFF"/>
              </w:rPr>
              <w:t>Very positive</w:t>
            </w:r>
          </w:p>
        </w:tc>
      </w:tr>
    </w:tbl>
    <w:p w14:paraId="0000012A" w14:textId="77777777" w:rsidR="00CD5CA9" w:rsidRDefault="00CD5CA9">
      <w:pPr>
        <w:spacing w:after="0"/>
        <w:ind w:left="1440"/>
        <w:rPr>
          <w:color w:val="000000"/>
        </w:rPr>
      </w:pPr>
    </w:p>
    <w:p w14:paraId="0000012B" w14:textId="77777777" w:rsidR="00CD5CA9" w:rsidRDefault="00000000">
      <w:pPr>
        <w:spacing w:after="0"/>
        <w:ind w:left="900"/>
        <w:rPr>
          <w:color w:val="000000"/>
        </w:rPr>
      </w:pPr>
      <w:r>
        <w:rPr>
          <w:color w:val="000000"/>
        </w:rPr>
        <w:t xml:space="preserve">97. Not asked </w:t>
      </w:r>
      <w:r>
        <w:rPr>
          <w:i/>
          <w:color w:val="000000"/>
        </w:rPr>
        <w:t>due</w:t>
      </w:r>
      <w:r>
        <w:rPr>
          <w:color w:val="000000"/>
        </w:rPr>
        <w:t xml:space="preserve"> </w:t>
      </w:r>
      <w:r>
        <w:rPr>
          <w:i/>
          <w:color w:val="000000"/>
        </w:rPr>
        <w:t>to unfamiliarity with USAID</w:t>
      </w:r>
    </w:p>
    <w:p w14:paraId="0000012C" w14:textId="77777777" w:rsidR="00CD5CA9" w:rsidRDefault="00000000">
      <w:pPr>
        <w:spacing w:after="0"/>
        <w:ind w:left="900"/>
        <w:rPr>
          <w:color w:val="000000"/>
        </w:rPr>
      </w:pPr>
      <w:r>
        <w:rPr>
          <w:color w:val="000000"/>
        </w:rPr>
        <w:t>98. Refused</w:t>
      </w:r>
    </w:p>
    <w:p w14:paraId="0000012D" w14:textId="77777777" w:rsidR="00CD5CA9" w:rsidRDefault="00000000">
      <w:pPr>
        <w:spacing w:after="0"/>
        <w:ind w:left="900"/>
        <w:rPr>
          <w:color w:val="000000"/>
        </w:rPr>
      </w:pPr>
      <w:r>
        <w:rPr>
          <w:color w:val="000000"/>
        </w:rPr>
        <w:t>99. Don’t know</w:t>
      </w:r>
    </w:p>
    <w:p w14:paraId="0000012E" w14:textId="77777777" w:rsidR="00CD5CA9" w:rsidRDefault="00000000">
      <w:pPr>
        <w:spacing w:after="0"/>
        <w:ind w:left="900"/>
        <w:rPr>
          <w:i/>
          <w:color w:val="C00000"/>
        </w:rPr>
      </w:pPr>
      <w:r>
        <w:rPr>
          <w:i/>
          <w:color w:val="C00000"/>
        </w:rPr>
        <w:t>94. Asked to stop the interview.</w:t>
      </w:r>
    </w:p>
    <w:p w14:paraId="0000012F" w14:textId="77777777" w:rsidR="00CD5CA9" w:rsidRDefault="00000000">
      <w:pPr>
        <w:spacing w:after="0"/>
        <w:ind w:left="900"/>
        <w:rPr>
          <w:i/>
          <w:color w:val="C00000"/>
        </w:rPr>
      </w:pPr>
      <w:r>
        <w:rPr>
          <w:i/>
          <w:color w:val="C00000"/>
        </w:rPr>
        <w:t>93. Not asked due to interview stoppage.</w:t>
      </w:r>
    </w:p>
    <w:p w14:paraId="00000130" w14:textId="77777777" w:rsidR="00CD5CA9" w:rsidRDefault="00CD5CA9">
      <w:pPr>
        <w:spacing w:after="0"/>
        <w:rPr>
          <w:color w:val="000000"/>
        </w:rPr>
      </w:pPr>
    </w:p>
    <w:p w14:paraId="00000131" w14:textId="77777777" w:rsidR="00CD5CA9" w:rsidRDefault="00000000">
      <w:pPr>
        <w:numPr>
          <w:ilvl w:val="0"/>
          <w:numId w:val="20"/>
        </w:numPr>
        <w:pBdr>
          <w:top w:val="nil"/>
          <w:left w:val="nil"/>
          <w:bottom w:val="nil"/>
          <w:right w:val="nil"/>
          <w:between w:val="nil"/>
        </w:pBdr>
        <w:spacing w:after="0" w:line="240" w:lineRule="auto"/>
        <w:rPr>
          <w:color w:val="000000"/>
        </w:rPr>
      </w:pPr>
      <w:r>
        <w:rPr>
          <w:color w:val="000000"/>
        </w:rPr>
        <w:t>[if Q3 == 1 OR Q3 == 2] Think back to before the events of October 7, 2023.  How would you have answered the question about your positive or negative perception of USAID? Before October 7</w:t>
      </w:r>
      <w:proofErr w:type="gramStart"/>
      <w:r>
        <w:rPr>
          <w:color w:val="000000"/>
        </w:rPr>
        <w:t xml:space="preserve"> 2023</w:t>
      </w:r>
      <w:proofErr w:type="gramEnd"/>
      <w:r>
        <w:rPr>
          <w:color w:val="000000"/>
        </w:rPr>
        <w:t xml:space="preserve">, would you say your perception of USAID was positive or negative? On a scale from 1 to 5, where 1 is very negative, 2 is somewhat negative, 3 is neither negative nor positive, 4 is somewhat positive, and 5 is very positive, what was your perception of USAID? </w:t>
      </w:r>
    </w:p>
    <w:p w14:paraId="00000132" w14:textId="77777777" w:rsidR="00CD5CA9" w:rsidRDefault="00CD5CA9">
      <w:pPr>
        <w:pBdr>
          <w:top w:val="nil"/>
          <w:left w:val="nil"/>
          <w:bottom w:val="nil"/>
          <w:right w:val="nil"/>
          <w:between w:val="nil"/>
        </w:pBdr>
        <w:spacing w:after="0" w:line="240" w:lineRule="auto"/>
        <w:ind w:left="360"/>
        <w:rPr>
          <w:color w:val="000000"/>
        </w:rPr>
      </w:pPr>
    </w:p>
    <w:p w14:paraId="00000133" w14:textId="77777777" w:rsidR="00CD5CA9" w:rsidRDefault="00CD5CA9">
      <w:pPr>
        <w:pBdr>
          <w:top w:val="nil"/>
          <w:left w:val="nil"/>
          <w:bottom w:val="nil"/>
          <w:right w:val="nil"/>
          <w:between w:val="nil"/>
        </w:pBdr>
        <w:spacing w:after="0" w:line="240" w:lineRule="auto"/>
        <w:ind w:left="360"/>
        <w:rPr>
          <w:color w:val="000000"/>
        </w:rPr>
      </w:pPr>
    </w:p>
    <w:p w14:paraId="00000134" w14:textId="77777777" w:rsidR="00CD5CA9" w:rsidRDefault="00CD5CA9">
      <w:pPr>
        <w:pBdr>
          <w:top w:val="nil"/>
          <w:left w:val="nil"/>
          <w:bottom w:val="nil"/>
          <w:right w:val="nil"/>
          <w:between w:val="nil"/>
        </w:pBdr>
        <w:spacing w:after="0" w:line="240" w:lineRule="auto"/>
        <w:ind w:left="360"/>
        <w:rPr>
          <w:color w:val="000000"/>
        </w:rPr>
      </w:pPr>
    </w:p>
    <w:p w14:paraId="00000135" w14:textId="77777777" w:rsidR="00CD5CA9" w:rsidRDefault="00CD5CA9">
      <w:pPr>
        <w:pBdr>
          <w:top w:val="nil"/>
          <w:left w:val="nil"/>
          <w:bottom w:val="nil"/>
          <w:right w:val="nil"/>
          <w:between w:val="nil"/>
        </w:pBdr>
        <w:spacing w:after="0" w:line="240" w:lineRule="auto"/>
        <w:ind w:left="360"/>
        <w:rPr>
          <w:color w:val="000000"/>
        </w:rPr>
      </w:pPr>
    </w:p>
    <w:tbl>
      <w:tblPr>
        <w:tblStyle w:val="a4"/>
        <w:tblW w:w="7188" w:type="dxa"/>
        <w:jc w:val="center"/>
        <w:tblBorders>
          <w:top w:val="nil"/>
          <w:left w:val="nil"/>
          <w:bottom w:val="nil"/>
          <w:right w:val="nil"/>
          <w:insideH w:val="nil"/>
          <w:insideV w:val="single" w:sz="4" w:space="0" w:color="000000"/>
        </w:tblBorders>
        <w:tblLayout w:type="fixed"/>
        <w:tblLook w:val="0400" w:firstRow="0" w:lastRow="0" w:firstColumn="0" w:lastColumn="0" w:noHBand="0" w:noVBand="1"/>
      </w:tblPr>
      <w:tblGrid>
        <w:gridCol w:w="1343"/>
        <w:gridCol w:w="1344"/>
        <w:gridCol w:w="1813"/>
        <w:gridCol w:w="1344"/>
        <w:gridCol w:w="1344"/>
      </w:tblGrid>
      <w:tr w:rsidR="00CD5CA9" w14:paraId="06737058" w14:textId="77777777">
        <w:trPr>
          <w:trHeight w:val="215"/>
          <w:jc w:val="center"/>
        </w:trPr>
        <w:tc>
          <w:tcPr>
            <w:tcW w:w="1343" w:type="dxa"/>
            <w:tcBorders>
              <w:top w:val="single" w:sz="4" w:space="0" w:color="000000"/>
            </w:tcBorders>
            <w:shd w:val="clear" w:color="auto" w:fill="002060"/>
          </w:tcPr>
          <w:p w14:paraId="00000136" w14:textId="77777777" w:rsidR="00CD5CA9" w:rsidRDefault="00000000">
            <w:pPr>
              <w:spacing w:after="0"/>
              <w:jc w:val="center"/>
              <w:rPr>
                <w:color w:val="FFFFFF"/>
              </w:rPr>
            </w:pPr>
            <w:r>
              <w:rPr>
                <w:color w:val="FFFFFF"/>
              </w:rPr>
              <w:t>1</w:t>
            </w:r>
          </w:p>
        </w:tc>
        <w:tc>
          <w:tcPr>
            <w:tcW w:w="1344" w:type="dxa"/>
            <w:tcBorders>
              <w:top w:val="single" w:sz="4" w:space="0" w:color="000000"/>
            </w:tcBorders>
            <w:shd w:val="clear" w:color="auto" w:fill="002060"/>
          </w:tcPr>
          <w:p w14:paraId="00000137" w14:textId="77777777" w:rsidR="00CD5CA9" w:rsidRDefault="00000000">
            <w:pPr>
              <w:spacing w:after="0"/>
              <w:jc w:val="center"/>
              <w:rPr>
                <w:color w:val="FFFFFF"/>
              </w:rPr>
            </w:pPr>
            <w:r>
              <w:rPr>
                <w:color w:val="FFFFFF"/>
              </w:rPr>
              <w:t>2</w:t>
            </w:r>
          </w:p>
        </w:tc>
        <w:tc>
          <w:tcPr>
            <w:tcW w:w="1813" w:type="dxa"/>
            <w:tcBorders>
              <w:top w:val="single" w:sz="4" w:space="0" w:color="000000"/>
            </w:tcBorders>
            <w:shd w:val="clear" w:color="auto" w:fill="002060"/>
          </w:tcPr>
          <w:p w14:paraId="00000138" w14:textId="77777777" w:rsidR="00CD5CA9" w:rsidRDefault="00000000">
            <w:pPr>
              <w:spacing w:after="0"/>
              <w:jc w:val="center"/>
              <w:rPr>
                <w:color w:val="FFFFFF"/>
              </w:rPr>
            </w:pPr>
            <w:r>
              <w:rPr>
                <w:color w:val="FFFFFF"/>
              </w:rPr>
              <w:t>3</w:t>
            </w:r>
          </w:p>
        </w:tc>
        <w:tc>
          <w:tcPr>
            <w:tcW w:w="1344" w:type="dxa"/>
            <w:tcBorders>
              <w:top w:val="single" w:sz="4" w:space="0" w:color="000000"/>
            </w:tcBorders>
            <w:shd w:val="clear" w:color="auto" w:fill="002060"/>
          </w:tcPr>
          <w:p w14:paraId="00000139" w14:textId="77777777" w:rsidR="00CD5CA9" w:rsidRDefault="00000000">
            <w:pPr>
              <w:spacing w:after="0"/>
              <w:jc w:val="center"/>
              <w:rPr>
                <w:color w:val="FFFFFF"/>
              </w:rPr>
            </w:pPr>
            <w:r>
              <w:rPr>
                <w:color w:val="FFFFFF"/>
              </w:rPr>
              <w:t>4</w:t>
            </w:r>
          </w:p>
        </w:tc>
        <w:tc>
          <w:tcPr>
            <w:tcW w:w="1344" w:type="dxa"/>
            <w:tcBorders>
              <w:top w:val="single" w:sz="4" w:space="0" w:color="000000"/>
            </w:tcBorders>
            <w:shd w:val="clear" w:color="auto" w:fill="002060"/>
          </w:tcPr>
          <w:p w14:paraId="0000013A" w14:textId="77777777" w:rsidR="00CD5CA9" w:rsidRDefault="00000000">
            <w:pPr>
              <w:spacing w:after="0"/>
              <w:jc w:val="center"/>
              <w:rPr>
                <w:color w:val="FFFFFF"/>
              </w:rPr>
            </w:pPr>
            <w:r>
              <w:rPr>
                <w:color w:val="FFFFFF"/>
              </w:rPr>
              <w:t>5</w:t>
            </w:r>
          </w:p>
        </w:tc>
      </w:tr>
      <w:tr w:rsidR="00CD5CA9" w14:paraId="15A98237" w14:textId="77777777">
        <w:trPr>
          <w:trHeight w:val="594"/>
          <w:jc w:val="center"/>
        </w:trPr>
        <w:tc>
          <w:tcPr>
            <w:tcW w:w="1343" w:type="dxa"/>
            <w:tcBorders>
              <w:bottom w:val="single" w:sz="4" w:space="0" w:color="000000"/>
            </w:tcBorders>
            <w:shd w:val="clear" w:color="auto" w:fill="002060"/>
          </w:tcPr>
          <w:p w14:paraId="0000013B" w14:textId="77777777" w:rsidR="00CD5CA9" w:rsidRDefault="00000000">
            <w:pPr>
              <w:spacing w:after="0"/>
              <w:jc w:val="center"/>
              <w:rPr>
                <w:color w:val="FFFFFF"/>
              </w:rPr>
            </w:pPr>
            <w:r>
              <w:rPr>
                <w:color w:val="FFFFFF"/>
              </w:rPr>
              <w:t>Very negative</w:t>
            </w:r>
          </w:p>
        </w:tc>
        <w:tc>
          <w:tcPr>
            <w:tcW w:w="1344" w:type="dxa"/>
            <w:tcBorders>
              <w:bottom w:val="single" w:sz="4" w:space="0" w:color="000000"/>
            </w:tcBorders>
            <w:shd w:val="clear" w:color="auto" w:fill="002060"/>
          </w:tcPr>
          <w:p w14:paraId="0000013C" w14:textId="77777777" w:rsidR="00CD5CA9" w:rsidRDefault="00000000">
            <w:pPr>
              <w:spacing w:after="0"/>
              <w:jc w:val="center"/>
              <w:rPr>
                <w:color w:val="FFFFFF"/>
              </w:rPr>
            </w:pPr>
            <w:r>
              <w:rPr>
                <w:color w:val="FFFFFF"/>
              </w:rPr>
              <w:t>Somewhat negative</w:t>
            </w:r>
          </w:p>
        </w:tc>
        <w:tc>
          <w:tcPr>
            <w:tcW w:w="1813" w:type="dxa"/>
            <w:tcBorders>
              <w:bottom w:val="single" w:sz="4" w:space="0" w:color="000000"/>
            </w:tcBorders>
            <w:shd w:val="clear" w:color="auto" w:fill="002060"/>
          </w:tcPr>
          <w:p w14:paraId="0000013D" w14:textId="77777777" w:rsidR="00CD5CA9" w:rsidRDefault="00000000">
            <w:pPr>
              <w:spacing w:after="0"/>
              <w:jc w:val="center"/>
              <w:rPr>
                <w:color w:val="FFFFFF"/>
              </w:rPr>
            </w:pPr>
            <w:r>
              <w:rPr>
                <w:color w:val="FFFFFF"/>
              </w:rPr>
              <w:t>Neither negative nor positive</w:t>
            </w:r>
          </w:p>
        </w:tc>
        <w:tc>
          <w:tcPr>
            <w:tcW w:w="1344" w:type="dxa"/>
            <w:tcBorders>
              <w:bottom w:val="single" w:sz="4" w:space="0" w:color="000000"/>
            </w:tcBorders>
            <w:shd w:val="clear" w:color="auto" w:fill="002060"/>
          </w:tcPr>
          <w:p w14:paraId="0000013E" w14:textId="77777777" w:rsidR="00CD5CA9" w:rsidRDefault="00000000">
            <w:pPr>
              <w:spacing w:after="0"/>
              <w:jc w:val="center"/>
              <w:rPr>
                <w:color w:val="FFFFFF"/>
              </w:rPr>
            </w:pPr>
            <w:r>
              <w:rPr>
                <w:color w:val="FFFFFF"/>
              </w:rPr>
              <w:t>Somewhat positive</w:t>
            </w:r>
          </w:p>
        </w:tc>
        <w:tc>
          <w:tcPr>
            <w:tcW w:w="1344" w:type="dxa"/>
            <w:tcBorders>
              <w:bottom w:val="single" w:sz="4" w:space="0" w:color="000000"/>
            </w:tcBorders>
            <w:shd w:val="clear" w:color="auto" w:fill="002060"/>
          </w:tcPr>
          <w:p w14:paraId="0000013F" w14:textId="77777777" w:rsidR="00CD5CA9" w:rsidRDefault="00000000">
            <w:pPr>
              <w:spacing w:after="0"/>
              <w:jc w:val="center"/>
              <w:rPr>
                <w:color w:val="FFFFFF"/>
              </w:rPr>
            </w:pPr>
            <w:r>
              <w:rPr>
                <w:color w:val="FFFFFF"/>
              </w:rPr>
              <w:t>Very positive</w:t>
            </w:r>
          </w:p>
        </w:tc>
      </w:tr>
    </w:tbl>
    <w:p w14:paraId="00000140" w14:textId="77777777" w:rsidR="00CD5CA9" w:rsidRDefault="00CD5CA9">
      <w:pPr>
        <w:spacing w:after="0"/>
        <w:ind w:left="1440"/>
        <w:rPr>
          <w:color w:val="000000"/>
        </w:rPr>
      </w:pPr>
    </w:p>
    <w:p w14:paraId="00000141" w14:textId="77777777" w:rsidR="00CD5CA9" w:rsidRDefault="00000000">
      <w:pPr>
        <w:spacing w:after="0"/>
        <w:ind w:left="900"/>
        <w:rPr>
          <w:color w:val="000000"/>
        </w:rPr>
      </w:pPr>
      <w:r>
        <w:rPr>
          <w:color w:val="000000"/>
        </w:rPr>
        <w:t xml:space="preserve">97. Not asked </w:t>
      </w:r>
      <w:r>
        <w:rPr>
          <w:i/>
          <w:color w:val="000000"/>
        </w:rPr>
        <w:t>due</w:t>
      </w:r>
      <w:r>
        <w:rPr>
          <w:color w:val="000000"/>
        </w:rPr>
        <w:t xml:space="preserve"> </w:t>
      </w:r>
      <w:r>
        <w:rPr>
          <w:i/>
          <w:color w:val="000000"/>
        </w:rPr>
        <w:t>to unfamiliarity with USAID</w:t>
      </w:r>
    </w:p>
    <w:p w14:paraId="00000142" w14:textId="77777777" w:rsidR="00CD5CA9" w:rsidRDefault="00000000">
      <w:pPr>
        <w:spacing w:after="0"/>
        <w:ind w:left="900"/>
        <w:rPr>
          <w:color w:val="000000"/>
        </w:rPr>
      </w:pPr>
      <w:r>
        <w:rPr>
          <w:color w:val="000000"/>
        </w:rPr>
        <w:t>98. Refused</w:t>
      </w:r>
    </w:p>
    <w:p w14:paraId="00000143" w14:textId="77777777" w:rsidR="00CD5CA9" w:rsidRDefault="00000000">
      <w:pPr>
        <w:spacing w:after="0"/>
        <w:ind w:left="900"/>
        <w:rPr>
          <w:color w:val="000000"/>
        </w:rPr>
      </w:pPr>
      <w:r>
        <w:rPr>
          <w:color w:val="000000"/>
        </w:rPr>
        <w:t>99. Don’t know</w:t>
      </w:r>
    </w:p>
    <w:p w14:paraId="00000144" w14:textId="77777777" w:rsidR="00CD5CA9" w:rsidRDefault="00000000">
      <w:pPr>
        <w:spacing w:after="0"/>
        <w:ind w:left="900"/>
        <w:rPr>
          <w:i/>
          <w:color w:val="C00000"/>
        </w:rPr>
      </w:pPr>
      <w:r>
        <w:rPr>
          <w:i/>
          <w:color w:val="C00000"/>
        </w:rPr>
        <w:t xml:space="preserve">94. Asked to stop the interview. </w:t>
      </w:r>
    </w:p>
    <w:p w14:paraId="00000145" w14:textId="77777777" w:rsidR="00CD5CA9" w:rsidRDefault="00000000">
      <w:pPr>
        <w:spacing w:after="0"/>
        <w:ind w:left="900"/>
        <w:rPr>
          <w:i/>
          <w:color w:val="C00000"/>
        </w:rPr>
      </w:pPr>
      <w:r>
        <w:rPr>
          <w:i/>
          <w:color w:val="C00000"/>
        </w:rPr>
        <w:t xml:space="preserve">93. Not asked due to interview stoppage. </w:t>
      </w:r>
    </w:p>
    <w:p w14:paraId="00000146" w14:textId="77777777" w:rsidR="00CD5CA9" w:rsidRDefault="00CD5CA9">
      <w:pPr>
        <w:spacing w:after="0"/>
        <w:rPr>
          <w:color w:val="000000"/>
        </w:rPr>
      </w:pPr>
    </w:p>
    <w:p w14:paraId="00000147" w14:textId="77777777" w:rsidR="00CD5CA9" w:rsidRDefault="00000000">
      <w:pPr>
        <w:numPr>
          <w:ilvl w:val="0"/>
          <w:numId w:val="20"/>
        </w:numPr>
        <w:pBdr>
          <w:top w:val="nil"/>
          <w:left w:val="nil"/>
          <w:bottom w:val="nil"/>
          <w:right w:val="nil"/>
          <w:between w:val="nil"/>
        </w:pBdr>
        <w:spacing w:after="0" w:line="240" w:lineRule="auto"/>
      </w:pPr>
      <w:bookmarkStart w:id="8" w:name="_heading=h.30j0zll" w:colFirst="0" w:colLast="0"/>
      <w:bookmarkEnd w:id="8"/>
      <w:r>
        <w:rPr>
          <w:color w:val="000000"/>
        </w:rPr>
        <w:t>[if Q3 == 1 OR Q3 == 2 AND if Q5 == 1 OR Q5 == 2 OR if Q6 == 1 OR Q6 == 2] Why do you have a negative perception? (Select all that apply, vol.)</w:t>
      </w:r>
    </w:p>
    <w:p w14:paraId="00000148" w14:textId="77777777" w:rsidR="00CD5CA9" w:rsidRDefault="00CD5CA9">
      <w:pPr>
        <w:spacing w:after="0" w:line="240" w:lineRule="auto"/>
        <w:rPr>
          <w:color w:val="000000"/>
        </w:rPr>
      </w:pPr>
    </w:p>
    <w:p w14:paraId="00000149" w14:textId="77777777" w:rsidR="00CD5CA9" w:rsidRDefault="00000000">
      <w:pPr>
        <w:numPr>
          <w:ilvl w:val="3"/>
          <w:numId w:val="22"/>
        </w:numPr>
        <w:pBdr>
          <w:top w:val="nil"/>
          <w:left w:val="nil"/>
          <w:bottom w:val="nil"/>
          <w:right w:val="nil"/>
          <w:between w:val="nil"/>
        </w:pBdr>
        <w:spacing w:after="0" w:line="240" w:lineRule="auto"/>
      </w:pPr>
      <w:r>
        <w:rPr>
          <w:color w:val="000000"/>
        </w:rPr>
        <w:t xml:space="preserve">I haven’t seen any projects in my </w:t>
      </w:r>
      <w:proofErr w:type="gramStart"/>
      <w:r>
        <w:rPr>
          <w:color w:val="000000"/>
        </w:rPr>
        <w:t>community</w:t>
      </w:r>
      <w:proofErr w:type="gramEnd"/>
    </w:p>
    <w:p w14:paraId="0000014A" w14:textId="77777777" w:rsidR="00CD5CA9" w:rsidRDefault="00000000">
      <w:pPr>
        <w:numPr>
          <w:ilvl w:val="3"/>
          <w:numId w:val="22"/>
        </w:numPr>
        <w:pBdr>
          <w:top w:val="nil"/>
          <w:left w:val="nil"/>
          <w:bottom w:val="nil"/>
          <w:right w:val="nil"/>
          <w:between w:val="nil"/>
        </w:pBdr>
        <w:spacing w:after="0" w:line="240" w:lineRule="auto"/>
      </w:pPr>
      <w:r>
        <w:rPr>
          <w:color w:val="000000"/>
        </w:rPr>
        <w:t xml:space="preserve">I haven’t seen any results in my </w:t>
      </w:r>
      <w:proofErr w:type="gramStart"/>
      <w:r>
        <w:rPr>
          <w:color w:val="000000"/>
        </w:rPr>
        <w:t>community</w:t>
      </w:r>
      <w:proofErr w:type="gramEnd"/>
    </w:p>
    <w:p w14:paraId="0000014B" w14:textId="77777777" w:rsidR="00CD5CA9" w:rsidRDefault="00000000">
      <w:pPr>
        <w:numPr>
          <w:ilvl w:val="3"/>
          <w:numId w:val="22"/>
        </w:numPr>
        <w:pBdr>
          <w:top w:val="nil"/>
          <w:left w:val="nil"/>
          <w:bottom w:val="nil"/>
          <w:right w:val="nil"/>
          <w:between w:val="nil"/>
        </w:pBdr>
        <w:spacing w:after="0" w:line="240" w:lineRule="auto"/>
      </w:pPr>
      <w:r>
        <w:t>US foreign policies</w:t>
      </w:r>
    </w:p>
    <w:p w14:paraId="0000014C" w14:textId="77777777" w:rsidR="00CD5CA9" w:rsidRDefault="00000000">
      <w:pPr>
        <w:numPr>
          <w:ilvl w:val="3"/>
          <w:numId w:val="22"/>
        </w:numPr>
        <w:pBdr>
          <w:top w:val="nil"/>
          <w:left w:val="nil"/>
          <w:bottom w:val="nil"/>
          <w:right w:val="nil"/>
          <w:between w:val="nil"/>
        </w:pBdr>
        <w:spacing w:after="0" w:line="240" w:lineRule="auto"/>
      </w:pPr>
      <w:r>
        <w:rPr>
          <w:color w:val="000000"/>
        </w:rPr>
        <w:t xml:space="preserve">The projects are not </w:t>
      </w:r>
      <w:proofErr w:type="gramStart"/>
      <w:r>
        <w:rPr>
          <w:color w:val="000000"/>
        </w:rPr>
        <w:t>relevant</w:t>
      </w:r>
      <w:proofErr w:type="gramEnd"/>
    </w:p>
    <w:p w14:paraId="0000014D" w14:textId="77777777" w:rsidR="00CD5CA9" w:rsidRDefault="00000000">
      <w:pPr>
        <w:numPr>
          <w:ilvl w:val="3"/>
          <w:numId w:val="22"/>
        </w:numPr>
        <w:pBdr>
          <w:top w:val="nil"/>
          <w:left w:val="nil"/>
          <w:bottom w:val="nil"/>
          <w:right w:val="nil"/>
          <w:between w:val="nil"/>
        </w:pBdr>
        <w:spacing w:after="0" w:line="240" w:lineRule="auto"/>
      </w:pPr>
      <w:r>
        <w:rPr>
          <w:color w:val="000000"/>
        </w:rPr>
        <w:t xml:space="preserve">The projects are harmful to my </w:t>
      </w:r>
      <w:proofErr w:type="gramStart"/>
      <w:r>
        <w:rPr>
          <w:color w:val="000000"/>
        </w:rPr>
        <w:t>community</w:t>
      </w:r>
      <w:proofErr w:type="gramEnd"/>
    </w:p>
    <w:p w14:paraId="0000014E" w14:textId="77777777" w:rsidR="00CD5CA9" w:rsidRDefault="00000000">
      <w:pPr>
        <w:numPr>
          <w:ilvl w:val="3"/>
          <w:numId w:val="22"/>
        </w:numPr>
        <w:pBdr>
          <w:top w:val="nil"/>
          <w:left w:val="nil"/>
          <w:bottom w:val="nil"/>
          <w:right w:val="nil"/>
          <w:between w:val="nil"/>
        </w:pBdr>
        <w:spacing w:after="0" w:line="240" w:lineRule="auto"/>
      </w:pPr>
      <w:r>
        <w:rPr>
          <w:color w:val="000000"/>
        </w:rPr>
        <w:t xml:space="preserve">The projects are unfair in who gets to </w:t>
      </w:r>
      <w:proofErr w:type="gramStart"/>
      <w:r>
        <w:rPr>
          <w:color w:val="000000"/>
        </w:rPr>
        <w:t>participate</w:t>
      </w:r>
      <w:proofErr w:type="gramEnd"/>
      <w:r>
        <w:rPr>
          <w:color w:val="000000"/>
        </w:rPr>
        <w:t xml:space="preserve"> </w:t>
      </w:r>
    </w:p>
    <w:p w14:paraId="0000014F" w14:textId="77777777" w:rsidR="00CD5CA9" w:rsidRDefault="00000000">
      <w:pPr>
        <w:numPr>
          <w:ilvl w:val="3"/>
          <w:numId w:val="22"/>
        </w:numPr>
        <w:pBdr>
          <w:top w:val="nil"/>
          <w:left w:val="nil"/>
          <w:bottom w:val="nil"/>
          <w:right w:val="nil"/>
          <w:between w:val="nil"/>
        </w:pBdr>
        <w:spacing w:after="0" w:line="240" w:lineRule="auto"/>
      </w:pPr>
      <w:r>
        <w:rPr>
          <w:color w:val="000000"/>
        </w:rPr>
        <w:t>Other____________________</w:t>
      </w:r>
    </w:p>
    <w:p w14:paraId="00000150" w14:textId="77777777" w:rsidR="00CD5CA9" w:rsidRDefault="00000000">
      <w:pPr>
        <w:numPr>
          <w:ilvl w:val="3"/>
          <w:numId w:val="22"/>
        </w:numPr>
        <w:pBdr>
          <w:top w:val="nil"/>
          <w:left w:val="nil"/>
          <w:bottom w:val="nil"/>
          <w:right w:val="nil"/>
          <w:between w:val="nil"/>
        </w:pBdr>
        <w:spacing w:after="0" w:line="240" w:lineRule="auto"/>
      </w:pPr>
      <w:r>
        <w:rPr>
          <w:color w:val="000000"/>
        </w:rPr>
        <w:t>Other____________________</w:t>
      </w:r>
    </w:p>
    <w:p w14:paraId="00000151" w14:textId="77777777" w:rsidR="00CD5CA9" w:rsidRDefault="00000000">
      <w:pPr>
        <w:pBdr>
          <w:top w:val="nil"/>
          <w:left w:val="nil"/>
          <w:bottom w:val="nil"/>
          <w:right w:val="nil"/>
          <w:between w:val="nil"/>
        </w:pBdr>
        <w:spacing w:after="0" w:line="240" w:lineRule="auto"/>
        <w:ind w:left="1260" w:hanging="360"/>
        <w:rPr>
          <w:color w:val="000000"/>
        </w:rPr>
      </w:pPr>
      <w:r>
        <w:rPr>
          <w:color w:val="000000"/>
        </w:rPr>
        <w:t xml:space="preserve">97. Not asked </w:t>
      </w:r>
      <w:r>
        <w:rPr>
          <w:i/>
          <w:color w:val="000000"/>
        </w:rPr>
        <w:t>due</w:t>
      </w:r>
      <w:r>
        <w:rPr>
          <w:color w:val="000000"/>
        </w:rPr>
        <w:t xml:space="preserve"> </w:t>
      </w:r>
      <w:r>
        <w:rPr>
          <w:i/>
          <w:color w:val="000000"/>
        </w:rPr>
        <w:t>to unfamiliarity with USAID</w:t>
      </w:r>
    </w:p>
    <w:p w14:paraId="00000152" w14:textId="77777777" w:rsidR="00CD5CA9" w:rsidRDefault="00000000">
      <w:pPr>
        <w:pBdr>
          <w:top w:val="nil"/>
          <w:left w:val="nil"/>
          <w:bottom w:val="nil"/>
          <w:right w:val="nil"/>
          <w:between w:val="nil"/>
        </w:pBdr>
        <w:spacing w:after="0" w:line="240" w:lineRule="auto"/>
        <w:ind w:left="1260" w:hanging="360"/>
        <w:rPr>
          <w:color w:val="000000"/>
        </w:rPr>
      </w:pPr>
      <w:r>
        <w:rPr>
          <w:color w:val="000000"/>
        </w:rPr>
        <w:t>98. Refused (vol)</w:t>
      </w:r>
    </w:p>
    <w:p w14:paraId="00000153" w14:textId="77777777" w:rsidR="00CD5CA9" w:rsidRDefault="00000000">
      <w:pPr>
        <w:pBdr>
          <w:top w:val="nil"/>
          <w:left w:val="nil"/>
          <w:bottom w:val="nil"/>
          <w:right w:val="nil"/>
          <w:between w:val="nil"/>
        </w:pBdr>
        <w:spacing w:after="0" w:line="240" w:lineRule="auto"/>
        <w:ind w:left="1260" w:hanging="360"/>
        <w:rPr>
          <w:color w:val="000000"/>
        </w:rPr>
      </w:pPr>
      <w:r>
        <w:rPr>
          <w:color w:val="000000"/>
        </w:rPr>
        <w:t>99. Don’t know (vol)</w:t>
      </w:r>
    </w:p>
    <w:p w14:paraId="00000154" w14:textId="77777777" w:rsidR="00CD5CA9" w:rsidRDefault="00000000">
      <w:pPr>
        <w:spacing w:after="0"/>
        <w:ind w:left="900"/>
        <w:rPr>
          <w:i/>
          <w:color w:val="C00000"/>
        </w:rPr>
      </w:pPr>
      <w:r>
        <w:rPr>
          <w:i/>
          <w:color w:val="C00000"/>
        </w:rPr>
        <w:t>94. Asked to stop the interview.</w:t>
      </w:r>
    </w:p>
    <w:p w14:paraId="00000155" w14:textId="77777777" w:rsidR="00CD5CA9" w:rsidRDefault="00000000">
      <w:pPr>
        <w:spacing w:after="0"/>
        <w:ind w:left="900"/>
        <w:rPr>
          <w:i/>
          <w:color w:val="C00000"/>
        </w:rPr>
      </w:pPr>
      <w:r>
        <w:rPr>
          <w:i/>
          <w:color w:val="C00000"/>
        </w:rPr>
        <w:t>93. Not asked due to interview stoppage.</w:t>
      </w:r>
    </w:p>
    <w:p w14:paraId="00000156" w14:textId="77777777" w:rsidR="00CD5CA9" w:rsidRDefault="00000000">
      <w:pPr>
        <w:spacing w:after="0" w:line="240" w:lineRule="auto"/>
        <w:rPr>
          <w:color w:val="000000"/>
        </w:rPr>
      </w:pPr>
      <w:r>
        <w:rPr>
          <w:color w:val="000000"/>
        </w:rPr>
        <w:t xml:space="preserve">  </w:t>
      </w:r>
    </w:p>
    <w:p w14:paraId="00000157" w14:textId="77777777" w:rsidR="00CD5CA9" w:rsidRDefault="00000000">
      <w:pPr>
        <w:numPr>
          <w:ilvl w:val="0"/>
          <w:numId w:val="20"/>
        </w:numPr>
        <w:pBdr>
          <w:top w:val="nil"/>
          <w:left w:val="nil"/>
          <w:bottom w:val="nil"/>
          <w:right w:val="nil"/>
          <w:between w:val="nil"/>
        </w:pBdr>
        <w:spacing w:after="0" w:line="240" w:lineRule="auto"/>
      </w:pPr>
      <w:r>
        <w:rPr>
          <w:color w:val="000000"/>
        </w:rPr>
        <w:t>[if Q3 == 1 OR Q3 == 2 AND if Q5 == 4 OR Q5 == 5 OR if Q6 == 4 OR Q6 == 5] Why do you have a positive impression? (Select all that apply, vol.)</w:t>
      </w:r>
    </w:p>
    <w:p w14:paraId="00000158" w14:textId="77777777" w:rsidR="00CD5CA9" w:rsidRDefault="00CD5CA9">
      <w:pPr>
        <w:spacing w:after="0" w:line="240" w:lineRule="auto"/>
        <w:rPr>
          <w:color w:val="000000"/>
        </w:rPr>
      </w:pPr>
    </w:p>
    <w:p w14:paraId="00000159" w14:textId="77777777" w:rsidR="00CD5CA9" w:rsidRDefault="00000000">
      <w:pPr>
        <w:numPr>
          <w:ilvl w:val="3"/>
          <w:numId w:val="24"/>
        </w:numPr>
        <w:pBdr>
          <w:top w:val="nil"/>
          <w:left w:val="nil"/>
          <w:bottom w:val="nil"/>
          <w:right w:val="nil"/>
          <w:between w:val="nil"/>
        </w:pBdr>
        <w:spacing w:after="0" w:line="240" w:lineRule="auto"/>
      </w:pPr>
      <w:r>
        <w:rPr>
          <w:color w:val="000000"/>
        </w:rPr>
        <w:t>They help the needy/poor/</w:t>
      </w:r>
      <w:proofErr w:type="gramStart"/>
      <w:r>
        <w:rPr>
          <w:color w:val="000000"/>
        </w:rPr>
        <w:t>vulnerable</w:t>
      </w:r>
      <w:proofErr w:type="gramEnd"/>
      <w:r>
        <w:rPr>
          <w:color w:val="000000"/>
        </w:rPr>
        <w:t xml:space="preserve"> </w:t>
      </w:r>
    </w:p>
    <w:p w14:paraId="0000015A" w14:textId="77777777" w:rsidR="00CD5CA9" w:rsidRDefault="00000000">
      <w:pPr>
        <w:numPr>
          <w:ilvl w:val="3"/>
          <w:numId w:val="24"/>
        </w:numPr>
        <w:pBdr>
          <w:top w:val="nil"/>
          <w:left w:val="nil"/>
          <w:bottom w:val="nil"/>
          <w:right w:val="nil"/>
          <w:between w:val="nil"/>
        </w:pBdr>
        <w:spacing w:after="0" w:line="240" w:lineRule="auto"/>
      </w:pPr>
      <w:r>
        <w:rPr>
          <w:color w:val="000000"/>
        </w:rPr>
        <w:t xml:space="preserve">They build </w:t>
      </w:r>
      <w:proofErr w:type="gramStart"/>
      <w:r>
        <w:rPr>
          <w:color w:val="000000"/>
        </w:rPr>
        <w:t>infrastructure</w:t>
      </w:r>
      <w:proofErr w:type="gramEnd"/>
      <w:r>
        <w:rPr>
          <w:color w:val="000000"/>
        </w:rPr>
        <w:t xml:space="preserve"> </w:t>
      </w:r>
    </w:p>
    <w:p w14:paraId="0000015B" w14:textId="77777777" w:rsidR="00CD5CA9" w:rsidRDefault="00000000">
      <w:pPr>
        <w:numPr>
          <w:ilvl w:val="3"/>
          <w:numId w:val="24"/>
        </w:numPr>
        <w:pBdr>
          <w:top w:val="nil"/>
          <w:left w:val="nil"/>
          <w:bottom w:val="nil"/>
          <w:right w:val="nil"/>
          <w:between w:val="nil"/>
        </w:pBdr>
        <w:spacing w:after="0" w:line="240" w:lineRule="auto"/>
      </w:pPr>
      <w:r>
        <w:rPr>
          <w:color w:val="000000"/>
        </w:rPr>
        <w:t xml:space="preserve">They provide </w:t>
      </w:r>
      <w:proofErr w:type="gramStart"/>
      <w:r>
        <w:rPr>
          <w:color w:val="000000"/>
        </w:rPr>
        <w:t>hope</w:t>
      </w:r>
      <w:proofErr w:type="gramEnd"/>
    </w:p>
    <w:p w14:paraId="0000015C" w14:textId="77777777" w:rsidR="00CD5CA9" w:rsidRDefault="00000000">
      <w:pPr>
        <w:numPr>
          <w:ilvl w:val="3"/>
          <w:numId w:val="24"/>
        </w:numPr>
        <w:pBdr>
          <w:top w:val="nil"/>
          <w:left w:val="nil"/>
          <w:bottom w:val="nil"/>
          <w:right w:val="nil"/>
          <w:between w:val="nil"/>
        </w:pBdr>
        <w:spacing w:after="0" w:line="240" w:lineRule="auto"/>
      </w:pPr>
      <w:r>
        <w:rPr>
          <w:color w:val="000000"/>
        </w:rPr>
        <w:t>Because of what I’ve seen or read</w:t>
      </w:r>
    </w:p>
    <w:p w14:paraId="0000015D" w14:textId="77777777" w:rsidR="00CD5CA9" w:rsidRDefault="00000000">
      <w:pPr>
        <w:numPr>
          <w:ilvl w:val="3"/>
          <w:numId w:val="24"/>
        </w:numPr>
        <w:pBdr>
          <w:top w:val="nil"/>
          <w:left w:val="nil"/>
          <w:bottom w:val="nil"/>
          <w:right w:val="nil"/>
          <w:between w:val="nil"/>
        </w:pBdr>
        <w:spacing w:after="0" w:line="240" w:lineRule="auto"/>
      </w:pPr>
      <w:r>
        <w:rPr>
          <w:color w:val="000000"/>
        </w:rPr>
        <w:t>Because they are from the US</w:t>
      </w:r>
    </w:p>
    <w:p w14:paraId="0000015E" w14:textId="77777777" w:rsidR="00CD5CA9" w:rsidRDefault="00000000">
      <w:pPr>
        <w:numPr>
          <w:ilvl w:val="3"/>
          <w:numId w:val="24"/>
        </w:numPr>
        <w:pBdr>
          <w:top w:val="nil"/>
          <w:left w:val="nil"/>
          <w:bottom w:val="nil"/>
          <w:right w:val="nil"/>
          <w:between w:val="nil"/>
        </w:pBdr>
        <w:spacing w:after="0" w:line="240" w:lineRule="auto"/>
      </w:pPr>
      <w:r>
        <w:rPr>
          <w:color w:val="000000"/>
        </w:rPr>
        <w:t xml:space="preserve">The projects are </w:t>
      </w:r>
      <w:proofErr w:type="gramStart"/>
      <w:r>
        <w:rPr>
          <w:color w:val="000000"/>
        </w:rPr>
        <w:t>fair</w:t>
      </w:r>
      <w:proofErr w:type="gramEnd"/>
      <w:r>
        <w:rPr>
          <w:color w:val="000000"/>
        </w:rPr>
        <w:t xml:space="preserve"> </w:t>
      </w:r>
    </w:p>
    <w:p w14:paraId="0000015F" w14:textId="77777777" w:rsidR="00CD5CA9" w:rsidRDefault="00000000">
      <w:pPr>
        <w:numPr>
          <w:ilvl w:val="3"/>
          <w:numId w:val="24"/>
        </w:numPr>
        <w:pBdr>
          <w:top w:val="nil"/>
          <w:left w:val="nil"/>
          <w:bottom w:val="nil"/>
          <w:right w:val="nil"/>
          <w:between w:val="nil"/>
        </w:pBdr>
        <w:spacing w:after="0" w:line="240" w:lineRule="auto"/>
      </w:pPr>
      <w:r>
        <w:rPr>
          <w:color w:val="000000"/>
        </w:rPr>
        <w:t xml:space="preserve">They care about </w:t>
      </w:r>
      <w:proofErr w:type="gramStart"/>
      <w:r>
        <w:rPr>
          <w:color w:val="000000"/>
        </w:rPr>
        <w:t>Palestinians</w:t>
      </w:r>
      <w:proofErr w:type="gramEnd"/>
      <w:r>
        <w:t xml:space="preserve">     </w:t>
      </w:r>
    </w:p>
    <w:p w14:paraId="00000160" w14:textId="77777777" w:rsidR="00CD5CA9" w:rsidRDefault="00000000">
      <w:pPr>
        <w:numPr>
          <w:ilvl w:val="3"/>
          <w:numId w:val="24"/>
        </w:numPr>
        <w:pBdr>
          <w:top w:val="nil"/>
          <w:left w:val="nil"/>
          <w:bottom w:val="nil"/>
          <w:right w:val="nil"/>
          <w:between w:val="nil"/>
        </w:pBdr>
        <w:spacing w:after="0" w:line="240" w:lineRule="auto"/>
      </w:pPr>
      <w:r>
        <w:rPr>
          <w:color w:val="000000"/>
        </w:rPr>
        <w:t>Other_______________________</w:t>
      </w:r>
    </w:p>
    <w:p w14:paraId="00000161" w14:textId="77777777" w:rsidR="00CD5CA9" w:rsidRDefault="00000000">
      <w:pPr>
        <w:numPr>
          <w:ilvl w:val="3"/>
          <w:numId w:val="24"/>
        </w:numPr>
        <w:pBdr>
          <w:top w:val="nil"/>
          <w:left w:val="nil"/>
          <w:bottom w:val="nil"/>
          <w:right w:val="nil"/>
          <w:between w:val="nil"/>
        </w:pBdr>
        <w:spacing w:after="0" w:line="240" w:lineRule="auto"/>
      </w:pPr>
      <w:r>
        <w:rPr>
          <w:color w:val="000000"/>
        </w:rPr>
        <w:t>Other_______________________</w:t>
      </w:r>
    </w:p>
    <w:p w14:paraId="00000162" w14:textId="77777777" w:rsidR="00CD5CA9" w:rsidRDefault="00000000">
      <w:pPr>
        <w:pBdr>
          <w:top w:val="nil"/>
          <w:left w:val="nil"/>
          <w:bottom w:val="nil"/>
          <w:right w:val="nil"/>
          <w:between w:val="nil"/>
        </w:pBdr>
        <w:spacing w:after="0" w:line="240" w:lineRule="auto"/>
        <w:ind w:left="1260" w:hanging="360"/>
        <w:rPr>
          <w:color w:val="000000"/>
        </w:rPr>
      </w:pPr>
      <w:r>
        <w:rPr>
          <w:color w:val="000000"/>
        </w:rPr>
        <w:t xml:space="preserve">97. Not asked </w:t>
      </w:r>
      <w:r>
        <w:rPr>
          <w:i/>
          <w:color w:val="000000"/>
        </w:rPr>
        <w:t>due</w:t>
      </w:r>
      <w:r>
        <w:rPr>
          <w:color w:val="000000"/>
        </w:rPr>
        <w:t xml:space="preserve"> </w:t>
      </w:r>
      <w:r>
        <w:rPr>
          <w:i/>
          <w:color w:val="000000"/>
        </w:rPr>
        <w:t>to unfamiliarity with USAID</w:t>
      </w:r>
    </w:p>
    <w:p w14:paraId="00000163" w14:textId="77777777" w:rsidR="00CD5CA9" w:rsidRDefault="00000000">
      <w:pPr>
        <w:pBdr>
          <w:top w:val="nil"/>
          <w:left w:val="nil"/>
          <w:bottom w:val="nil"/>
          <w:right w:val="nil"/>
          <w:between w:val="nil"/>
        </w:pBdr>
        <w:spacing w:after="0" w:line="240" w:lineRule="auto"/>
        <w:ind w:left="1260" w:hanging="360"/>
        <w:rPr>
          <w:color w:val="000000"/>
        </w:rPr>
      </w:pPr>
      <w:r>
        <w:rPr>
          <w:color w:val="000000"/>
        </w:rPr>
        <w:t xml:space="preserve">98. Refused (vol) </w:t>
      </w:r>
    </w:p>
    <w:p w14:paraId="00000164" w14:textId="77777777" w:rsidR="00CD5CA9" w:rsidRDefault="00000000">
      <w:pPr>
        <w:pBdr>
          <w:top w:val="nil"/>
          <w:left w:val="nil"/>
          <w:bottom w:val="nil"/>
          <w:right w:val="nil"/>
          <w:between w:val="nil"/>
        </w:pBdr>
        <w:spacing w:after="0" w:line="240" w:lineRule="auto"/>
        <w:ind w:left="1260" w:hanging="360"/>
        <w:rPr>
          <w:color w:val="000000"/>
        </w:rPr>
      </w:pPr>
      <w:r>
        <w:rPr>
          <w:color w:val="000000"/>
        </w:rPr>
        <w:t xml:space="preserve">99. Don’t know (vol) </w:t>
      </w:r>
    </w:p>
    <w:p w14:paraId="00000165" w14:textId="77777777" w:rsidR="00CD5CA9" w:rsidRDefault="00000000">
      <w:pPr>
        <w:spacing w:after="0"/>
        <w:ind w:left="900"/>
        <w:rPr>
          <w:i/>
          <w:color w:val="C00000"/>
        </w:rPr>
      </w:pPr>
      <w:r>
        <w:rPr>
          <w:i/>
          <w:color w:val="C00000"/>
        </w:rPr>
        <w:t>94. Asked to stop the interview.</w:t>
      </w:r>
    </w:p>
    <w:p w14:paraId="00000166" w14:textId="77777777" w:rsidR="00CD5CA9" w:rsidRDefault="00000000">
      <w:pPr>
        <w:spacing w:after="0"/>
        <w:ind w:left="900"/>
        <w:rPr>
          <w:i/>
          <w:color w:val="C00000"/>
        </w:rPr>
      </w:pPr>
      <w:r>
        <w:rPr>
          <w:i/>
          <w:color w:val="C00000"/>
        </w:rPr>
        <w:t>93. Not asked due to interview stoppage.</w:t>
      </w:r>
    </w:p>
    <w:p w14:paraId="00000167" w14:textId="77777777" w:rsidR="00CD5CA9" w:rsidRDefault="00CD5CA9">
      <w:pPr>
        <w:pBdr>
          <w:top w:val="nil"/>
          <w:left w:val="nil"/>
          <w:bottom w:val="nil"/>
          <w:right w:val="nil"/>
          <w:between w:val="nil"/>
        </w:pBdr>
        <w:spacing w:after="0" w:line="240" w:lineRule="auto"/>
        <w:ind w:left="1260" w:hanging="360"/>
        <w:rPr>
          <w:color w:val="000000"/>
        </w:rPr>
      </w:pPr>
    </w:p>
    <w:p w14:paraId="00000168" w14:textId="77777777" w:rsidR="00CD5CA9" w:rsidRDefault="00000000">
      <w:pPr>
        <w:numPr>
          <w:ilvl w:val="0"/>
          <w:numId w:val="20"/>
        </w:numPr>
        <w:pBdr>
          <w:top w:val="nil"/>
          <w:left w:val="nil"/>
          <w:bottom w:val="nil"/>
          <w:right w:val="nil"/>
          <w:between w:val="nil"/>
        </w:pBdr>
        <w:spacing w:after="0" w:line="240" w:lineRule="auto"/>
        <w:rPr>
          <w:rFonts w:ascii="Gill Sans" w:hAnsi="Gill Sans" w:cs="Gill Sans"/>
          <w:color w:val="000000"/>
        </w:rPr>
      </w:pPr>
      <w:bookmarkStart w:id="9" w:name="_Hlk184714178"/>
      <w:r>
        <w:rPr>
          <w:rFonts w:ascii="Gill Sans" w:hAnsi="Gill Sans" w:cs="Gill Sans"/>
          <w:color w:val="000000"/>
        </w:rPr>
        <w:t>How would you rate the level of Palestinian participation and representation in the development process in your community?</w:t>
      </w:r>
    </w:p>
    <w:bookmarkEnd w:id="9"/>
    <w:p w14:paraId="00000169" w14:textId="77777777" w:rsidR="00CD5CA9" w:rsidRDefault="00000000">
      <w:pPr>
        <w:numPr>
          <w:ilvl w:val="0"/>
          <w:numId w:val="35"/>
        </w:numPr>
        <w:pBdr>
          <w:top w:val="nil"/>
          <w:left w:val="nil"/>
          <w:bottom w:val="nil"/>
          <w:right w:val="nil"/>
          <w:between w:val="nil"/>
        </w:pBdr>
        <w:spacing w:after="0" w:line="240" w:lineRule="auto"/>
        <w:rPr>
          <w:color w:val="000000"/>
        </w:rPr>
      </w:pPr>
      <w:r>
        <w:rPr>
          <w:color w:val="000000"/>
        </w:rPr>
        <w:t>Excellent</w:t>
      </w:r>
    </w:p>
    <w:p w14:paraId="0000016A" w14:textId="77777777" w:rsidR="00CD5CA9" w:rsidRDefault="00000000">
      <w:pPr>
        <w:numPr>
          <w:ilvl w:val="0"/>
          <w:numId w:val="35"/>
        </w:numPr>
        <w:pBdr>
          <w:top w:val="nil"/>
          <w:left w:val="nil"/>
          <w:bottom w:val="nil"/>
          <w:right w:val="nil"/>
          <w:between w:val="nil"/>
        </w:pBdr>
        <w:spacing w:after="0" w:line="240" w:lineRule="auto"/>
        <w:rPr>
          <w:color w:val="000000"/>
        </w:rPr>
      </w:pPr>
      <w:r>
        <w:rPr>
          <w:color w:val="000000"/>
        </w:rPr>
        <w:t>Good</w:t>
      </w:r>
    </w:p>
    <w:p w14:paraId="0000016B" w14:textId="77777777" w:rsidR="00CD5CA9" w:rsidRDefault="00000000">
      <w:pPr>
        <w:numPr>
          <w:ilvl w:val="0"/>
          <w:numId w:val="35"/>
        </w:numPr>
        <w:pBdr>
          <w:top w:val="nil"/>
          <w:left w:val="nil"/>
          <w:bottom w:val="nil"/>
          <w:right w:val="nil"/>
          <w:between w:val="nil"/>
        </w:pBdr>
        <w:spacing w:after="0" w:line="240" w:lineRule="auto"/>
        <w:rPr>
          <w:color w:val="000000"/>
        </w:rPr>
      </w:pPr>
      <w:r>
        <w:rPr>
          <w:color w:val="000000"/>
        </w:rPr>
        <w:t>Fair</w:t>
      </w:r>
    </w:p>
    <w:p w14:paraId="0000016C" w14:textId="77777777" w:rsidR="00CD5CA9" w:rsidRDefault="00000000">
      <w:pPr>
        <w:numPr>
          <w:ilvl w:val="0"/>
          <w:numId w:val="35"/>
        </w:numPr>
        <w:pBdr>
          <w:top w:val="nil"/>
          <w:left w:val="nil"/>
          <w:bottom w:val="nil"/>
          <w:right w:val="nil"/>
          <w:between w:val="nil"/>
        </w:pBdr>
        <w:spacing w:after="0" w:line="240" w:lineRule="auto"/>
        <w:rPr>
          <w:color w:val="000000"/>
        </w:rPr>
      </w:pPr>
      <w:r>
        <w:rPr>
          <w:color w:val="000000"/>
        </w:rPr>
        <w:t>Poor</w:t>
      </w:r>
    </w:p>
    <w:p w14:paraId="0000016D" w14:textId="77777777" w:rsidR="00CD5CA9" w:rsidRDefault="00000000">
      <w:pPr>
        <w:numPr>
          <w:ilvl w:val="0"/>
          <w:numId w:val="35"/>
        </w:numPr>
        <w:pBdr>
          <w:top w:val="nil"/>
          <w:left w:val="nil"/>
          <w:bottom w:val="nil"/>
          <w:right w:val="nil"/>
          <w:between w:val="nil"/>
        </w:pBdr>
        <w:spacing w:after="0" w:line="240" w:lineRule="auto"/>
        <w:rPr>
          <w:color w:val="000000"/>
        </w:rPr>
      </w:pPr>
      <w:r>
        <w:rPr>
          <w:color w:val="000000"/>
        </w:rPr>
        <w:lastRenderedPageBreak/>
        <w:t>Very Poor</w:t>
      </w:r>
    </w:p>
    <w:p w14:paraId="0000016E" w14:textId="77777777" w:rsidR="00CD5CA9" w:rsidRDefault="00000000">
      <w:pPr>
        <w:pBdr>
          <w:top w:val="nil"/>
          <w:left w:val="nil"/>
          <w:bottom w:val="nil"/>
          <w:right w:val="nil"/>
          <w:between w:val="nil"/>
        </w:pBdr>
        <w:ind w:left="360"/>
        <w:rPr>
          <w:color w:val="000000"/>
        </w:rPr>
      </w:pPr>
      <w:r>
        <w:rPr>
          <w:color w:val="000000"/>
        </w:rPr>
        <w:t xml:space="preserve">98. Refused (vol) </w:t>
      </w:r>
    </w:p>
    <w:p w14:paraId="0000016F" w14:textId="77777777" w:rsidR="00CD5CA9" w:rsidRDefault="00000000">
      <w:pPr>
        <w:pBdr>
          <w:top w:val="nil"/>
          <w:left w:val="nil"/>
          <w:bottom w:val="nil"/>
          <w:right w:val="nil"/>
          <w:between w:val="nil"/>
        </w:pBdr>
        <w:ind w:left="360"/>
        <w:rPr>
          <w:color w:val="000000"/>
        </w:rPr>
      </w:pPr>
      <w:r>
        <w:rPr>
          <w:color w:val="000000"/>
        </w:rPr>
        <w:t xml:space="preserve">99. Don’t know (vol) </w:t>
      </w:r>
    </w:p>
    <w:p w14:paraId="00000170" w14:textId="77777777" w:rsidR="00CD5CA9" w:rsidRDefault="00000000">
      <w:pPr>
        <w:pBdr>
          <w:top w:val="nil"/>
          <w:left w:val="nil"/>
          <w:bottom w:val="nil"/>
          <w:right w:val="nil"/>
          <w:between w:val="nil"/>
        </w:pBdr>
        <w:ind w:left="360"/>
        <w:rPr>
          <w:color w:val="000000"/>
        </w:rPr>
      </w:pPr>
      <w:r>
        <w:rPr>
          <w:i/>
          <w:color w:val="C00000"/>
        </w:rPr>
        <w:t>94. Asked to stop the interview.</w:t>
      </w:r>
    </w:p>
    <w:p w14:paraId="00000171" w14:textId="77777777" w:rsidR="00CD5CA9" w:rsidRDefault="00000000">
      <w:pPr>
        <w:pBdr>
          <w:top w:val="nil"/>
          <w:left w:val="nil"/>
          <w:bottom w:val="nil"/>
          <w:right w:val="nil"/>
          <w:between w:val="nil"/>
        </w:pBdr>
        <w:ind w:left="360"/>
        <w:rPr>
          <w:color w:val="000000"/>
        </w:rPr>
      </w:pPr>
      <w:r>
        <w:rPr>
          <w:i/>
          <w:color w:val="C00000"/>
        </w:rPr>
        <w:t>93. Not asked due to interview stoppage.</w:t>
      </w:r>
    </w:p>
    <w:p w14:paraId="00000172" w14:textId="77777777" w:rsidR="00CD5CA9" w:rsidRDefault="00CD5CA9">
      <w:pPr>
        <w:pBdr>
          <w:top w:val="nil"/>
          <w:left w:val="nil"/>
          <w:bottom w:val="nil"/>
          <w:right w:val="nil"/>
          <w:between w:val="nil"/>
        </w:pBdr>
        <w:spacing w:after="0" w:line="240" w:lineRule="auto"/>
        <w:rPr>
          <w:color w:val="000000"/>
        </w:rPr>
      </w:pPr>
    </w:p>
    <w:p w14:paraId="00000173" w14:textId="77777777" w:rsidR="00CD5CA9" w:rsidRDefault="00000000">
      <w:pPr>
        <w:numPr>
          <w:ilvl w:val="0"/>
          <w:numId w:val="20"/>
        </w:numPr>
        <w:pBdr>
          <w:top w:val="nil"/>
          <w:left w:val="nil"/>
          <w:bottom w:val="nil"/>
          <w:right w:val="nil"/>
          <w:between w:val="nil"/>
        </w:pBdr>
        <w:spacing w:after="0" w:line="240" w:lineRule="auto"/>
        <w:rPr>
          <w:rFonts w:ascii="Gill Sans" w:hAnsi="Gill Sans" w:cs="Gill Sans"/>
          <w:color w:val="000000"/>
        </w:rPr>
      </w:pPr>
      <w:r>
        <w:rPr>
          <w:rFonts w:ascii="Gill Sans" w:hAnsi="Gill Sans" w:cs="Gill Sans"/>
          <w:color w:val="000000"/>
        </w:rPr>
        <w:t>How would you like to participate in the design of aid programs?</w:t>
      </w:r>
    </w:p>
    <w:p w14:paraId="00000174" w14:textId="77777777" w:rsidR="00CD5CA9" w:rsidRDefault="00000000">
      <w:pPr>
        <w:pBdr>
          <w:top w:val="nil"/>
          <w:left w:val="nil"/>
          <w:bottom w:val="nil"/>
          <w:right w:val="nil"/>
          <w:between w:val="nil"/>
        </w:pBdr>
        <w:spacing w:after="0" w:line="240" w:lineRule="auto"/>
        <w:rPr>
          <w:color w:val="000000"/>
        </w:rPr>
      </w:pPr>
      <w:r>
        <w:rPr>
          <w:color w:val="000000"/>
        </w:rPr>
        <w:t xml:space="preserve"> </w:t>
      </w:r>
    </w:p>
    <w:p w14:paraId="00000175" w14:textId="4C69A356" w:rsidR="00CD5CA9" w:rsidRDefault="00000000">
      <w:pPr>
        <w:numPr>
          <w:ilvl w:val="0"/>
          <w:numId w:val="36"/>
        </w:numPr>
        <w:pBdr>
          <w:top w:val="nil"/>
          <w:left w:val="nil"/>
          <w:bottom w:val="nil"/>
          <w:right w:val="nil"/>
          <w:between w:val="nil"/>
        </w:pBdr>
        <w:spacing w:after="0" w:line="240" w:lineRule="auto"/>
        <w:rPr>
          <w:ins w:id="10" w:author="Murphy, Melanie" w:date="2024-12-10T09:08:00Z"/>
          <w:rFonts w:ascii="Gill Sans" w:hAnsi="Gill Sans" w:cs="Gill Sans"/>
          <w:color w:val="000000"/>
        </w:rPr>
      </w:pPr>
      <w:r>
        <w:rPr>
          <w:rFonts w:ascii="Gill Sans" w:hAnsi="Gill Sans" w:cs="Gill Sans"/>
          <w:color w:val="000000"/>
        </w:rPr>
        <w:t xml:space="preserve">I want to participate in a community meeting with </w:t>
      </w:r>
      <w:del w:id="11" w:author="Murphy, Melanie" w:date="2024-12-10T08:26:00Z">
        <w:r w:rsidDel="00FA16E7">
          <w:rPr>
            <w:rFonts w:ascii="Gill Sans" w:hAnsi="Gill Sans" w:cs="Gill Sans"/>
            <w:color w:val="000000"/>
          </w:rPr>
          <w:delText>USAID</w:delText>
        </w:r>
      </w:del>
      <w:proofErr w:type="gramStart"/>
      <w:ins w:id="12" w:author="Murphy, Melanie" w:date="2024-12-10T08:27:00Z">
        <w:r w:rsidR="00FA16E7">
          <w:rPr>
            <w:rFonts w:ascii="Gill Sans" w:hAnsi="Gill Sans" w:cs="Gill Sans"/>
            <w:color w:val="000000"/>
          </w:rPr>
          <w:t>donors</w:t>
        </w:r>
      </w:ins>
      <w:proofErr w:type="gramEnd"/>
    </w:p>
    <w:p w14:paraId="085603BA" w14:textId="2373C352" w:rsidR="009B4679" w:rsidRDefault="009B4679">
      <w:pPr>
        <w:numPr>
          <w:ilvl w:val="0"/>
          <w:numId w:val="36"/>
        </w:numPr>
        <w:pBdr>
          <w:top w:val="nil"/>
          <w:left w:val="nil"/>
          <w:bottom w:val="nil"/>
          <w:right w:val="nil"/>
          <w:between w:val="nil"/>
        </w:pBdr>
        <w:spacing w:after="0" w:line="240" w:lineRule="auto"/>
        <w:rPr>
          <w:rFonts w:ascii="Gill Sans" w:hAnsi="Gill Sans" w:cs="Gill Sans"/>
          <w:color w:val="000000"/>
        </w:rPr>
      </w:pPr>
      <w:ins w:id="13" w:author="Murphy, Melanie" w:date="2024-12-10T09:08:00Z">
        <w:r>
          <w:rPr>
            <w:rFonts w:ascii="Arial" w:hAnsi="Arial" w:cs="Arial"/>
            <w:color w:val="333333"/>
            <w:sz w:val="23"/>
            <w:szCs w:val="23"/>
            <w:shd w:val="clear" w:color="auto" w:fill="FFFFFF"/>
          </w:rPr>
          <w:t>Steering committee</w:t>
        </w:r>
      </w:ins>
    </w:p>
    <w:p w14:paraId="00000176" w14:textId="77777777" w:rsidR="00CD5CA9" w:rsidRDefault="00000000">
      <w:pPr>
        <w:numPr>
          <w:ilvl w:val="0"/>
          <w:numId w:val="36"/>
        </w:numPr>
        <w:pBdr>
          <w:top w:val="nil"/>
          <w:left w:val="nil"/>
          <w:bottom w:val="nil"/>
          <w:right w:val="nil"/>
          <w:between w:val="nil"/>
        </w:pBdr>
        <w:spacing w:after="0" w:line="240" w:lineRule="auto"/>
        <w:rPr>
          <w:rFonts w:ascii="Gill Sans" w:hAnsi="Gill Sans" w:cs="Gill Sans"/>
          <w:color w:val="000000"/>
        </w:rPr>
      </w:pPr>
      <w:r>
        <w:rPr>
          <w:rFonts w:ascii="Gill Sans" w:hAnsi="Gill Sans" w:cs="Gill Sans"/>
          <w:color w:val="000000"/>
        </w:rPr>
        <w:t>I want to share my views through social media platforms (like Facebook)</w:t>
      </w:r>
    </w:p>
    <w:p w14:paraId="00000177" w14:textId="77777777" w:rsidR="00CD5CA9" w:rsidRDefault="00000000">
      <w:pPr>
        <w:numPr>
          <w:ilvl w:val="0"/>
          <w:numId w:val="36"/>
        </w:numPr>
        <w:pBdr>
          <w:top w:val="nil"/>
          <w:left w:val="nil"/>
          <w:bottom w:val="nil"/>
          <w:right w:val="nil"/>
          <w:between w:val="nil"/>
        </w:pBdr>
        <w:spacing w:after="0" w:line="240" w:lineRule="auto"/>
        <w:rPr>
          <w:rFonts w:ascii="Gill Sans" w:hAnsi="Gill Sans" w:cs="Gill Sans"/>
          <w:color w:val="000000"/>
        </w:rPr>
      </w:pPr>
      <w:r>
        <w:rPr>
          <w:rFonts w:ascii="Gill Sans" w:hAnsi="Gill Sans" w:cs="Gill Sans"/>
          <w:color w:val="000000"/>
        </w:rPr>
        <w:t xml:space="preserve">Other, </w:t>
      </w:r>
      <w:proofErr w:type="gramStart"/>
      <w:r>
        <w:rPr>
          <w:rFonts w:ascii="Gill Sans" w:hAnsi="Gill Sans" w:cs="Gill Sans"/>
          <w:color w:val="000000"/>
        </w:rPr>
        <w:t>explain</w:t>
      </w:r>
      <w:proofErr w:type="gramEnd"/>
      <w:r>
        <w:rPr>
          <w:rFonts w:ascii="Gill Sans" w:hAnsi="Gill Sans" w:cs="Gill Sans"/>
          <w:color w:val="000000"/>
        </w:rPr>
        <w:t xml:space="preserve"> </w:t>
      </w:r>
    </w:p>
    <w:p w14:paraId="00000178" w14:textId="77777777" w:rsidR="00CD5CA9" w:rsidRDefault="00000000">
      <w:pPr>
        <w:pBdr>
          <w:top w:val="nil"/>
          <w:left w:val="nil"/>
          <w:bottom w:val="nil"/>
          <w:right w:val="nil"/>
          <w:between w:val="nil"/>
        </w:pBdr>
        <w:ind w:left="360"/>
        <w:rPr>
          <w:color w:val="000000"/>
        </w:rPr>
      </w:pPr>
      <w:r>
        <w:rPr>
          <w:color w:val="000000"/>
        </w:rPr>
        <w:t xml:space="preserve">98. Refused (vol) </w:t>
      </w:r>
    </w:p>
    <w:p w14:paraId="00000179" w14:textId="77777777" w:rsidR="00CD5CA9" w:rsidRDefault="00000000">
      <w:pPr>
        <w:pBdr>
          <w:top w:val="nil"/>
          <w:left w:val="nil"/>
          <w:bottom w:val="nil"/>
          <w:right w:val="nil"/>
          <w:between w:val="nil"/>
        </w:pBdr>
        <w:ind w:left="360"/>
        <w:rPr>
          <w:color w:val="000000"/>
        </w:rPr>
      </w:pPr>
      <w:r>
        <w:rPr>
          <w:color w:val="000000"/>
        </w:rPr>
        <w:t xml:space="preserve">99. Don’t know (vol) </w:t>
      </w:r>
    </w:p>
    <w:p w14:paraId="0000017A" w14:textId="77777777" w:rsidR="00CD5CA9" w:rsidRDefault="00000000">
      <w:pPr>
        <w:pBdr>
          <w:top w:val="nil"/>
          <w:left w:val="nil"/>
          <w:bottom w:val="nil"/>
          <w:right w:val="nil"/>
          <w:between w:val="nil"/>
        </w:pBdr>
        <w:ind w:left="360"/>
        <w:rPr>
          <w:color w:val="000000"/>
        </w:rPr>
      </w:pPr>
      <w:r>
        <w:rPr>
          <w:i/>
          <w:color w:val="C00000"/>
        </w:rPr>
        <w:t>94. Asked to stop the interview.</w:t>
      </w:r>
    </w:p>
    <w:p w14:paraId="0000017B" w14:textId="77777777" w:rsidR="00CD5CA9" w:rsidRDefault="00000000">
      <w:pPr>
        <w:pBdr>
          <w:top w:val="nil"/>
          <w:left w:val="nil"/>
          <w:bottom w:val="nil"/>
          <w:right w:val="nil"/>
          <w:between w:val="nil"/>
        </w:pBdr>
        <w:ind w:left="360"/>
        <w:rPr>
          <w:color w:val="000000"/>
        </w:rPr>
      </w:pPr>
      <w:r>
        <w:rPr>
          <w:i/>
          <w:color w:val="C00000"/>
        </w:rPr>
        <w:t>93. Not asked due to interview stoppage</w:t>
      </w:r>
    </w:p>
    <w:p w14:paraId="0000017C" w14:textId="77777777" w:rsidR="00CD5CA9" w:rsidRDefault="00000000">
      <w:pPr>
        <w:pStyle w:val="Heading3"/>
      </w:pPr>
      <w:bookmarkStart w:id="14" w:name="_Toc183466658"/>
      <w:r>
        <w:t>Perception of U.S. Government and pEOPLE</w:t>
      </w:r>
      <w:bookmarkEnd w:id="14"/>
    </w:p>
    <w:p w14:paraId="0000017D" w14:textId="77777777" w:rsidR="00CD5CA9" w:rsidRDefault="00CD5CA9">
      <w:pPr>
        <w:pBdr>
          <w:top w:val="nil"/>
          <w:left w:val="nil"/>
          <w:bottom w:val="nil"/>
          <w:right w:val="nil"/>
          <w:between w:val="nil"/>
        </w:pBdr>
        <w:spacing w:after="0" w:line="240" w:lineRule="auto"/>
        <w:rPr>
          <w:color w:val="000000"/>
        </w:rPr>
      </w:pPr>
    </w:p>
    <w:p w14:paraId="0000017E" w14:textId="77777777" w:rsidR="00CD5CA9" w:rsidRDefault="00000000">
      <w:pPr>
        <w:numPr>
          <w:ilvl w:val="0"/>
          <w:numId w:val="20"/>
        </w:numPr>
        <w:pBdr>
          <w:top w:val="nil"/>
          <w:left w:val="nil"/>
          <w:bottom w:val="nil"/>
          <w:right w:val="nil"/>
          <w:between w:val="nil"/>
        </w:pBdr>
        <w:spacing w:after="0" w:line="240" w:lineRule="auto"/>
        <w:rPr>
          <w:color w:val="000000"/>
        </w:rPr>
      </w:pPr>
      <w:r>
        <w:t>Would you say your perception of the U.S. Government overall is positive or negative? On a scale from 1 to 5, where 1 is very negative, 2 is somewhat negative, 3 is neither negative nor positive, 4 is somewhat positive, and 5 is very positive, what is your c of the U.S. Government generally?</w:t>
      </w:r>
      <w:r>
        <w:rPr>
          <w:color w:val="000000"/>
        </w:rPr>
        <w:t xml:space="preserve"> </w:t>
      </w:r>
    </w:p>
    <w:p w14:paraId="0000017F" w14:textId="77777777" w:rsidR="00CD5CA9" w:rsidRDefault="00000000">
      <w:pPr>
        <w:pBdr>
          <w:top w:val="nil"/>
          <w:left w:val="nil"/>
          <w:bottom w:val="nil"/>
          <w:right w:val="nil"/>
          <w:between w:val="nil"/>
        </w:pBdr>
        <w:spacing w:after="0" w:line="240" w:lineRule="auto"/>
        <w:ind w:left="360"/>
        <w:rPr>
          <w:color w:val="000000"/>
        </w:rPr>
      </w:pPr>
      <w:r>
        <w:rPr>
          <w:color w:val="000000"/>
        </w:rPr>
        <w:t xml:space="preserve"> </w:t>
      </w:r>
    </w:p>
    <w:tbl>
      <w:tblPr>
        <w:tblStyle w:val="a5"/>
        <w:tblW w:w="7188" w:type="dxa"/>
        <w:jc w:val="center"/>
        <w:tblBorders>
          <w:top w:val="nil"/>
          <w:left w:val="nil"/>
          <w:bottom w:val="nil"/>
          <w:right w:val="nil"/>
          <w:insideH w:val="nil"/>
          <w:insideV w:val="single" w:sz="4" w:space="0" w:color="000000"/>
        </w:tblBorders>
        <w:tblLayout w:type="fixed"/>
        <w:tblLook w:val="0400" w:firstRow="0" w:lastRow="0" w:firstColumn="0" w:lastColumn="0" w:noHBand="0" w:noVBand="1"/>
      </w:tblPr>
      <w:tblGrid>
        <w:gridCol w:w="1343"/>
        <w:gridCol w:w="1344"/>
        <w:gridCol w:w="1813"/>
        <w:gridCol w:w="1344"/>
        <w:gridCol w:w="1344"/>
      </w:tblGrid>
      <w:tr w:rsidR="00CD5CA9" w14:paraId="22F53754" w14:textId="77777777">
        <w:trPr>
          <w:jc w:val="center"/>
        </w:trPr>
        <w:tc>
          <w:tcPr>
            <w:tcW w:w="1343" w:type="dxa"/>
            <w:tcBorders>
              <w:top w:val="single" w:sz="4" w:space="0" w:color="000000"/>
            </w:tcBorders>
            <w:shd w:val="clear" w:color="auto" w:fill="002060"/>
          </w:tcPr>
          <w:p w14:paraId="00000180" w14:textId="77777777" w:rsidR="00CD5CA9" w:rsidRDefault="00000000">
            <w:pPr>
              <w:spacing w:after="0" w:line="240" w:lineRule="auto"/>
              <w:jc w:val="center"/>
              <w:rPr>
                <w:color w:val="FFFFFF"/>
              </w:rPr>
            </w:pPr>
            <w:r>
              <w:rPr>
                <w:color w:val="FFFFFF"/>
              </w:rPr>
              <w:t>1</w:t>
            </w:r>
          </w:p>
        </w:tc>
        <w:tc>
          <w:tcPr>
            <w:tcW w:w="1344" w:type="dxa"/>
            <w:tcBorders>
              <w:top w:val="single" w:sz="4" w:space="0" w:color="000000"/>
            </w:tcBorders>
            <w:shd w:val="clear" w:color="auto" w:fill="002060"/>
          </w:tcPr>
          <w:p w14:paraId="00000181" w14:textId="77777777" w:rsidR="00CD5CA9" w:rsidRDefault="00000000">
            <w:pPr>
              <w:spacing w:after="0" w:line="240" w:lineRule="auto"/>
              <w:jc w:val="center"/>
              <w:rPr>
                <w:color w:val="FFFFFF"/>
              </w:rPr>
            </w:pPr>
            <w:r>
              <w:rPr>
                <w:color w:val="FFFFFF"/>
              </w:rPr>
              <w:t>2</w:t>
            </w:r>
          </w:p>
        </w:tc>
        <w:tc>
          <w:tcPr>
            <w:tcW w:w="1813" w:type="dxa"/>
            <w:tcBorders>
              <w:top w:val="single" w:sz="4" w:space="0" w:color="000000"/>
            </w:tcBorders>
            <w:shd w:val="clear" w:color="auto" w:fill="002060"/>
          </w:tcPr>
          <w:p w14:paraId="00000182" w14:textId="77777777" w:rsidR="00CD5CA9" w:rsidRDefault="00000000">
            <w:pPr>
              <w:spacing w:after="0" w:line="240" w:lineRule="auto"/>
              <w:jc w:val="center"/>
              <w:rPr>
                <w:color w:val="FFFFFF"/>
              </w:rPr>
            </w:pPr>
            <w:r>
              <w:rPr>
                <w:color w:val="FFFFFF"/>
              </w:rPr>
              <w:t>3</w:t>
            </w:r>
          </w:p>
        </w:tc>
        <w:tc>
          <w:tcPr>
            <w:tcW w:w="1344" w:type="dxa"/>
            <w:tcBorders>
              <w:top w:val="single" w:sz="4" w:space="0" w:color="000000"/>
            </w:tcBorders>
            <w:shd w:val="clear" w:color="auto" w:fill="002060"/>
          </w:tcPr>
          <w:p w14:paraId="00000183" w14:textId="77777777" w:rsidR="00CD5CA9" w:rsidRDefault="00000000">
            <w:pPr>
              <w:spacing w:after="0" w:line="240" w:lineRule="auto"/>
              <w:jc w:val="center"/>
              <w:rPr>
                <w:color w:val="FFFFFF"/>
              </w:rPr>
            </w:pPr>
            <w:r>
              <w:rPr>
                <w:color w:val="FFFFFF"/>
              </w:rPr>
              <w:t>4</w:t>
            </w:r>
          </w:p>
        </w:tc>
        <w:tc>
          <w:tcPr>
            <w:tcW w:w="1344" w:type="dxa"/>
            <w:tcBorders>
              <w:top w:val="single" w:sz="4" w:space="0" w:color="000000"/>
            </w:tcBorders>
            <w:shd w:val="clear" w:color="auto" w:fill="002060"/>
          </w:tcPr>
          <w:p w14:paraId="00000184" w14:textId="77777777" w:rsidR="00CD5CA9" w:rsidRDefault="00000000">
            <w:pPr>
              <w:spacing w:after="0" w:line="240" w:lineRule="auto"/>
              <w:jc w:val="center"/>
              <w:rPr>
                <w:color w:val="FFFFFF"/>
              </w:rPr>
            </w:pPr>
            <w:r>
              <w:rPr>
                <w:color w:val="FFFFFF"/>
              </w:rPr>
              <w:t>5</w:t>
            </w:r>
          </w:p>
        </w:tc>
      </w:tr>
      <w:tr w:rsidR="00CD5CA9" w14:paraId="345866B1" w14:textId="77777777">
        <w:trPr>
          <w:jc w:val="center"/>
        </w:trPr>
        <w:tc>
          <w:tcPr>
            <w:tcW w:w="1343" w:type="dxa"/>
            <w:tcBorders>
              <w:bottom w:val="single" w:sz="4" w:space="0" w:color="000000"/>
            </w:tcBorders>
            <w:shd w:val="clear" w:color="auto" w:fill="002060"/>
          </w:tcPr>
          <w:p w14:paraId="00000185" w14:textId="77777777" w:rsidR="00CD5CA9" w:rsidRDefault="00000000">
            <w:pPr>
              <w:spacing w:after="0" w:line="240" w:lineRule="auto"/>
              <w:jc w:val="center"/>
              <w:rPr>
                <w:color w:val="FFFFFF"/>
              </w:rPr>
            </w:pPr>
            <w:r>
              <w:rPr>
                <w:color w:val="FFFFFF"/>
              </w:rPr>
              <w:t>Very negative</w:t>
            </w:r>
          </w:p>
        </w:tc>
        <w:tc>
          <w:tcPr>
            <w:tcW w:w="1344" w:type="dxa"/>
            <w:tcBorders>
              <w:bottom w:val="single" w:sz="4" w:space="0" w:color="000000"/>
            </w:tcBorders>
            <w:shd w:val="clear" w:color="auto" w:fill="002060"/>
          </w:tcPr>
          <w:p w14:paraId="00000186" w14:textId="77777777" w:rsidR="00CD5CA9" w:rsidRDefault="00000000">
            <w:pPr>
              <w:spacing w:after="0" w:line="240" w:lineRule="auto"/>
              <w:jc w:val="center"/>
              <w:rPr>
                <w:color w:val="FFFFFF"/>
              </w:rPr>
            </w:pPr>
            <w:r>
              <w:rPr>
                <w:color w:val="FFFFFF"/>
              </w:rPr>
              <w:t>Somewhat negative</w:t>
            </w:r>
          </w:p>
        </w:tc>
        <w:tc>
          <w:tcPr>
            <w:tcW w:w="1813" w:type="dxa"/>
            <w:tcBorders>
              <w:bottom w:val="single" w:sz="4" w:space="0" w:color="000000"/>
            </w:tcBorders>
            <w:shd w:val="clear" w:color="auto" w:fill="002060"/>
          </w:tcPr>
          <w:p w14:paraId="00000187" w14:textId="77777777" w:rsidR="00CD5CA9" w:rsidRDefault="00000000">
            <w:pPr>
              <w:spacing w:after="0" w:line="240" w:lineRule="auto"/>
              <w:jc w:val="center"/>
              <w:rPr>
                <w:color w:val="FFFFFF"/>
              </w:rPr>
            </w:pPr>
            <w:r>
              <w:rPr>
                <w:color w:val="FFFFFF"/>
              </w:rPr>
              <w:t>Neither negative nor positive</w:t>
            </w:r>
          </w:p>
        </w:tc>
        <w:tc>
          <w:tcPr>
            <w:tcW w:w="1344" w:type="dxa"/>
            <w:tcBorders>
              <w:bottom w:val="single" w:sz="4" w:space="0" w:color="000000"/>
            </w:tcBorders>
            <w:shd w:val="clear" w:color="auto" w:fill="002060"/>
          </w:tcPr>
          <w:p w14:paraId="00000188" w14:textId="77777777" w:rsidR="00CD5CA9" w:rsidRDefault="00000000">
            <w:pPr>
              <w:spacing w:after="0" w:line="240" w:lineRule="auto"/>
              <w:jc w:val="center"/>
              <w:rPr>
                <w:color w:val="FFFFFF"/>
              </w:rPr>
            </w:pPr>
            <w:r>
              <w:rPr>
                <w:color w:val="FFFFFF"/>
              </w:rPr>
              <w:t>Somewhat positive</w:t>
            </w:r>
          </w:p>
        </w:tc>
        <w:tc>
          <w:tcPr>
            <w:tcW w:w="1344" w:type="dxa"/>
            <w:tcBorders>
              <w:bottom w:val="single" w:sz="4" w:space="0" w:color="000000"/>
            </w:tcBorders>
            <w:shd w:val="clear" w:color="auto" w:fill="002060"/>
          </w:tcPr>
          <w:p w14:paraId="00000189" w14:textId="77777777" w:rsidR="00CD5CA9" w:rsidRDefault="00000000">
            <w:pPr>
              <w:spacing w:after="0" w:line="240" w:lineRule="auto"/>
              <w:jc w:val="center"/>
              <w:rPr>
                <w:color w:val="FFFFFF"/>
              </w:rPr>
            </w:pPr>
            <w:r>
              <w:rPr>
                <w:color w:val="FFFFFF"/>
              </w:rPr>
              <w:t>Very positive</w:t>
            </w:r>
          </w:p>
        </w:tc>
      </w:tr>
    </w:tbl>
    <w:p w14:paraId="0000018A" w14:textId="77777777" w:rsidR="00CD5CA9" w:rsidRDefault="00CD5CA9">
      <w:pPr>
        <w:spacing w:after="0"/>
        <w:ind w:left="1440"/>
        <w:rPr>
          <w:color w:val="000000"/>
        </w:rPr>
      </w:pPr>
    </w:p>
    <w:p w14:paraId="0000018B" w14:textId="77777777" w:rsidR="00CD5CA9" w:rsidRDefault="00000000">
      <w:pPr>
        <w:spacing w:after="0"/>
        <w:ind w:left="900"/>
        <w:rPr>
          <w:color w:val="000000"/>
        </w:rPr>
      </w:pPr>
      <w:r>
        <w:rPr>
          <w:color w:val="000000"/>
        </w:rPr>
        <w:t>98. Refused</w:t>
      </w:r>
    </w:p>
    <w:p w14:paraId="0000018C" w14:textId="77777777" w:rsidR="00CD5CA9" w:rsidRDefault="00000000">
      <w:pPr>
        <w:spacing w:after="0"/>
        <w:ind w:left="900"/>
        <w:rPr>
          <w:color w:val="000000"/>
        </w:rPr>
      </w:pPr>
      <w:r>
        <w:rPr>
          <w:color w:val="000000"/>
        </w:rPr>
        <w:t>99. Don’t know</w:t>
      </w:r>
    </w:p>
    <w:p w14:paraId="0000018D" w14:textId="77777777" w:rsidR="00CD5CA9" w:rsidRDefault="00000000">
      <w:pPr>
        <w:spacing w:after="0"/>
        <w:ind w:left="900"/>
        <w:rPr>
          <w:i/>
          <w:color w:val="C00000"/>
        </w:rPr>
      </w:pPr>
      <w:r>
        <w:rPr>
          <w:i/>
          <w:color w:val="C00000"/>
        </w:rPr>
        <w:t>94. Asked to stop the interview.</w:t>
      </w:r>
    </w:p>
    <w:p w14:paraId="0000018E" w14:textId="77777777" w:rsidR="00CD5CA9" w:rsidRDefault="00000000">
      <w:pPr>
        <w:spacing w:after="0"/>
        <w:ind w:left="900"/>
        <w:rPr>
          <w:i/>
          <w:color w:val="C00000"/>
        </w:rPr>
      </w:pPr>
      <w:r>
        <w:rPr>
          <w:i/>
          <w:color w:val="C00000"/>
        </w:rPr>
        <w:t>93. Not asked due to interview stoppage.</w:t>
      </w:r>
    </w:p>
    <w:p w14:paraId="0000018F" w14:textId="77777777" w:rsidR="00CD5CA9" w:rsidRDefault="00CD5CA9">
      <w:pPr>
        <w:spacing w:after="0"/>
        <w:ind w:left="900"/>
        <w:rPr>
          <w:color w:val="000000"/>
        </w:rPr>
      </w:pPr>
    </w:p>
    <w:p w14:paraId="00000190" w14:textId="77777777" w:rsidR="00CD5CA9" w:rsidRDefault="00000000">
      <w:pPr>
        <w:numPr>
          <w:ilvl w:val="0"/>
          <w:numId w:val="20"/>
        </w:numPr>
        <w:pBdr>
          <w:top w:val="nil"/>
          <w:left w:val="nil"/>
          <w:bottom w:val="nil"/>
          <w:right w:val="nil"/>
          <w:between w:val="nil"/>
        </w:pBdr>
        <w:spacing w:after="0" w:line="240" w:lineRule="auto"/>
        <w:rPr>
          <w:color w:val="000000"/>
        </w:rPr>
      </w:pPr>
      <w:r>
        <w:rPr>
          <w:color w:val="000000"/>
        </w:rPr>
        <w:t xml:space="preserve">I have just asked you about your </w:t>
      </w:r>
      <w:r>
        <w:t xml:space="preserve">perception </w:t>
      </w:r>
      <w:r>
        <w:rPr>
          <w:color w:val="000000"/>
        </w:rPr>
        <w:t xml:space="preserve">of the U.S. Government. Remembering back to before the events of October 7, 2023, how would you have answered the question about </w:t>
      </w:r>
      <w:r>
        <w:t>your perception of the U.S. Government overall is positive or negative? On a scale from 1 to 5, where 1 is very negative, 2 is somewhat negative, 3 is neither negative nor positive, 4 is somewhat positive, and 5 is very positive, what was your opinion of the U.S. Government generally, before October 7?</w:t>
      </w:r>
      <w:r>
        <w:rPr>
          <w:color w:val="000000"/>
        </w:rPr>
        <w:t xml:space="preserve">  </w:t>
      </w:r>
    </w:p>
    <w:p w14:paraId="00000191" w14:textId="77777777" w:rsidR="00CD5CA9" w:rsidRDefault="00CD5CA9">
      <w:pPr>
        <w:pBdr>
          <w:top w:val="nil"/>
          <w:left w:val="nil"/>
          <w:bottom w:val="nil"/>
          <w:right w:val="nil"/>
          <w:between w:val="nil"/>
        </w:pBdr>
        <w:spacing w:after="0" w:line="240" w:lineRule="auto"/>
        <w:ind w:left="360"/>
        <w:rPr>
          <w:color w:val="000000"/>
        </w:rPr>
      </w:pPr>
    </w:p>
    <w:tbl>
      <w:tblPr>
        <w:tblStyle w:val="a6"/>
        <w:tblW w:w="7188" w:type="dxa"/>
        <w:jc w:val="center"/>
        <w:tblBorders>
          <w:top w:val="nil"/>
          <w:left w:val="nil"/>
          <w:bottom w:val="nil"/>
          <w:right w:val="nil"/>
          <w:insideH w:val="nil"/>
          <w:insideV w:val="single" w:sz="4" w:space="0" w:color="000000"/>
        </w:tblBorders>
        <w:tblLayout w:type="fixed"/>
        <w:tblLook w:val="0400" w:firstRow="0" w:lastRow="0" w:firstColumn="0" w:lastColumn="0" w:noHBand="0" w:noVBand="1"/>
      </w:tblPr>
      <w:tblGrid>
        <w:gridCol w:w="1343"/>
        <w:gridCol w:w="1344"/>
        <w:gridCol w:w="1813"/>
        <w:gridCol w:w="1344"/>
        <w:gridCol w:w="1344"/>
      </w:tblGrid>
      <w:tr w:rsidR="00CD5CA9" w14:paraId="3E6863CD" w14:textId="77777777">
        <w:trPr>
          <w:jc w:val="center"/>
        </w:trPr>
        <w:tc>
          <w:tcPr>
            <w:tcW w:w="1343" w:type="dxa"/>
            <w:tcBorders>
              <w:top w:val="single" w:sz="4" w:space="0" w:color="000000"/>
            </w:tcBorders>
            <w:shd w:val="clear" w:color="auto" w:fill="002060"/>
          </w:tcPr>
          <w:p w14:paraId="00000192" w14:textId="77777777" w:rsidR="00CD5CA9" w:rsidRDefault="00000000">
            <w:pPr>
              <w:spacing w:after="0" w:line="240" w:lineRule="auto"/>
              <w:jc w:val="center"/>
              <w:rPr>
                <w:color w:val="FFFFFF"/>
              </w:rPr>
            </w:pPr>
            <w:r>
              <w:rPr>
                <w:color w:val="FFFFFF"/>
              </w:rPr>
              <w:t>1</w:t>
            </w:r>
          </w:p>
        </w:tc>
        <w:tc>
          <w:tcPr>
            <w:tcW w:w="1344" w:type="dxa"/>
            <w:tcBorders>
              <w:top w:val="single" w:sz="4" w:space="0" w:color="000000"/>
            </w:tcBorders>
            <w:shd w:val="clear" w:color="auto" w:fill="002060"/>
          </w:tcPr>
          <w:p w14:paraId="00000193" w14:textId="77777777" w:rsidR="00CD5CA9" w:rsidRDefault="00000000">
            <w:pPr>
              <w:spacing w:after="0" w:line="240" w:lineRule="auto"/>
              <w:jc w:val="center"/>
              <w:rPr>
                <w:color w:val="FFFFFF"/>
              </w:rPr>
            </w:pPr>
            <w:r>
              <w:rPr>
                <w:color w:val="FFFFFF"/>
              </w:rPr>
              <w:t>2</w:t>
            </w:r>
          </w:p>
        </w:tc>
        <w:tc>
          <w:tcPr>
            <w:tcW w:w="1813" w:type="dxa"/>
            <w:tcBorders>
              <w:top w:val="single" w:sz="4" w:space="0" w:color="000000"/>
            </w:tcBorders>
            <w:shd w:val="clear" w:color="auto" w:fill="002060"/>
          </w:tcPr>
          <w:p w14:paraId="00000194" w14:textId="77777777" w:rsidR="00CD5CA9" w:rsidRDefault="00000000">
            <w:pPr>
              <w:spacing w:after="0" w:line="240" w:lineRule="auto"/>
              <w:jc w:val="center"/>
              <w:rPr>
                <w:color w:val="FFFFFF"/>
              </w:rPr>
            </w:pPr>
            <w:r>
              <w:rPr>
                <w:color w:val="FFFFFF"/>
              </w:rPr>
              <w:t>3</w:t>
            </w:r>
          </w:p>
        </w:tc>
        <w:tc>
          <w:tcPr>
            <w:tcW w:w="1344" w:type="dxa"/>
            <w:tcBorders>
              <w:top w:val="single" w:sz="4" w:space="0" w:color="000000"/>
            </w:tcBorders>
            <w:shd w:val="clear" w:color="auto" w:fill="002060"/>
          </w:tcPr>
          <w:p w14:paraId="00000195" w14:textId="77777777" w:rsidR="00CD5CA9" w:rsidRDefault="00000000">
            <w:pPr>
              <w:spacing w:after="0" w:line="240" w:lineRule="auto"/>
              <w:jc w:val="center"/>
              <w:rPr>
                <w:color w:val="FFFFFF"/>
              </w:rPr>
            </w:pPr>
            <w:r>
              <w:rPr>
                <w:color w:val="FFFFFF"/>
              </w:rPr>
              <w:t>4</w:t>
            </w:r>
          </w:p>
        </w:tc>
        <w:tc>
          <w:tcPr>
            <w:tcW w:w="1344" w:type="dxa"/>
            <w:tcBorders>
              <w:top w:val="single" w:sz="4" w:space="0" w:color="000000"/>
            </w:tcBorders>
            <w:shd w:val="clear" w:color="auto" w:fill="002060"/>
          </w:tcPr>
          <w:p w14:paraId="00000196" w14:textId="77777777" w:rsidR="00CD5CA9" w:rsidRDefault="00000000">
            <w:pPr>
              <w:spacing w:after="0" w:line="240" w:lineRule="auto"/>
              <w:jc w:val="center"/>
              <w:rPr>
                <w:color w:val="FFFFFF"/>
              </w:rPr>
            </w:pPr>
            <w:r>
              <w:rPr>
                <w:color w:val="FFFFFF"/>
              </w:rPr>
              <w:t>5</w:t>
            </w:r>
          </w:p>
        </w:tc>
      </w:tr>
      <w:tr w:rsidR="00CD5CA9" w14:paraId="45C97E99" w14:textId="77777777">
        <w:trPr>
          <w:jc w:val="center"/>
        </w:trPr>
        <w:tc>
          <w:tcPr>
            <w:tcW w:w="1343" w:type="dxa"/>
            <w:tcBorders>
              <w:bottom w:val="single" w:sz="4" w:space="0" w:color="000000"/>
            </w:tcBorders>
            <w:shd w:val="clear" w:color="auto" w:fill="002060"/>
          </w:tcPr>
          <w:p w14:paraId="00000197" w14:textId="77777777" w:rsidR="00CD5CA9" w:rsidRDefault="00000000">
            <w:pPr>
              <w:spacing w:after="0" w:line="240" w:lineRule="auto"/>
              <w:jc w:val="center"/>
              <w:rPr>
                <w:color w:val="FFFFFF"/>
              </w:rPr>
            </w:pPr>
            <w:r>
              <w:rPr>
                <w:color w:val="FFFFFF"/>
              </w:rPr>
              <w:t>Very negative</w:t>
            </w:r>
          </w:p>
        </w:tc>
        <w:tc>
          <w:tcPr>
            <w:tcW w:w="1344" w:type="dxa"/>
            <w:tcBorders>
              <w:bottom w:val="single" w:sz="4" w:space="0" w:color="000000"/>
            </w:tcBorders>
            <w:shd w:val="clear" w:color="auto" w:fill="002060"/>
          </w:tcPr>
          <w:p w14:paraId="00000198" w14:textId="77777777" w:rsidR="00CD5CA9" w:rsidRDefault="00000000">
            <w:pPr>
              <w:spacing w:after="0" w:line="240" w:lineRule="auto"/>
              <w:jc w:val="center"/>
              <w:rPr>
                <w:color w:val="FFFFFF"/>
              </w:rPr>
            </w:pPr>
            <w:r>
              <w:rPr>
                <w:color w:val="FFFFFF"/>
              </w:rPr>
              <w:t>Somewhat negative</w:t>
            </w:r>
          </w:p>
        </w:tc>
        <w:tc>
          <w:tcPr>
            <w:tcW w:w="1813" w:type="dxa"/>
            <w:tcBorders>
              <w:bottom w:val="single" w:sz="4" w:space="0" w:color="000000"/>
            </w:tcBorders>
            <w:shd w:val="clear" w:color="auto" w:fill="002060"/>
          </w:tcPr>
          <w:p w14:paraId="00000199" w14:textId="77777777" w:rsidR="00CD5CA9" w:rsidRDefault="00000000">
            <w:pPr>
              <w:spacing w:after="0" w:line="240" w:lineRule="auto"/>
              <w:jc w:val="center"/>
              <w:rPr>
                <w:color w:val="FFFFFF"/>
              </w:rPr>
            </w:pPr>
            <w:r>
              <w:rPr>
                <w:color w:val="FFFFFF"/>
              </w:rPr>
              <w:t>Neither negative nor positive</w:t>
            </w:r>
          </w:p>
        </w:tc>
        <w:tc>
          <w:tcPr>
            <w:tcW w:w="1344" w:type="dxa"/>
            <w:tcBorders>
              <w:bottom w:val="single" w:sz="4" w:space="0" w:color="000000"/>
            </w:tcBorders>
            <w:shd w:val="clear" w:color="auto" w:fill="002060"/>
          </w:tcPr>
          <w:p w14:paraId="0000019A" w14:textId="77777777" w:rsidR="00CD5CA9" w:rsidRDefault="00000000">
            <w:pPr>
              <w:spacing w:after="0" w:line="240" w:lineRule="auto"/>
              <w:jc w:val="center"/>
              <w:rPr>
                <w:color w:val="FFFFFF"/>
              </w:rPr>
            </w:pPr>
            <w:r>
              <w:rPr>
                <w:color w:val="FFFFFF"/>
              </w:rPr>
              <w:t>Somewhat positive</w:t>
            </w:r>
          </w:p>
        </w:tc>
        <w:tc>
          <w:tcPr>
            <w:tcW w:w="1344" w:type="dxa"/>
            <w:tcBorders>
              <w:bottom w:val="single" w:sz="4" w:space="0" w:color="000000"/>
            </w:tcBorders>
            <w:shd w:val="clear" w:color="auto" w:fill="002060"/>
          </w:tcPr>
          <w:p w14:paraId="0000019B" w14:textId="77777777" w:rsidR="00CD5CA9" w:rsidRDefault="00000000">
            <w:pPr>
              <w:spacing w:after="0" w:line="240" w:lineRule="auto"/>
              <w:jc w:val="center"/>
              <w:rPr>
                <w:color w:val="FFFFFF"/>
              </w:rPr>
            </w:pPr>
            <w:r>
              <w:rPr>
                <w:color w:val="FFFFFF"/>
              </w:rPr>
              <w:t>Very positive</w:t>
            </w:r>
          </w:p>
        </w:tc>
      </w:tr>
    </w:tbl>
    <w:p w14:paraId="0000019C" w14:textId="77777777" w:rsidR="00CD5CA9" w:rsidRDefault="00CD5CA9">
      <w:pPr>
        <w:spacing w:after="0"/>
        <w:ind w:left="1440"/>
        <w:rPr>
          <w:color w:val="000000"/>
        </w:rPr>
      </w:pPr>
    </w:p>
    <w:p w14:paraId="0000019D" w14:textId="77777777" w:rsidR="00CD5CA9" w:rsidRDefault="00000000">
      <w:pPr>
        <w:spacing w:after="0"/>
        <w:ind w:left="900"/>
        <w:rPr>
          <w:color w:val="000000"/>
        </w:rPr>
      </w:pPr>
      <w:r>
        <w:rPr>
          <w:color w:val="000000"/>
        </w:rPr>
        <w:t>98. Refused</w:t>
      </w:r>
    </w:p>
    <w:p w14:paraId="0000019E" w14:textId="77777777" w:rsidR="00CD5CA9" w:rsidRDefault="00000000">
      <w:pPr>
        <w:spacing w:after="0"/>
        <w:ind w:left="900"/>
        <w:rPr>
          <w:color w:val="000000"/>
        </w:rPr>
      </w:pPr>
      <w:r>
        <w:rPr>
          <w:color w:val="000000"/>
        </w:rPr>
        <w:lastRenderedPageBreak/>
        <w:t>99. Don’t know</w:t>
      </w:r>
    </w:p>
    <w:p w14:paraId="0000019F" w14:textId="77777777" w:rsidR="00CD5CA9" w:rsidRDefault="00000000">
      <w:pPr>
        <w:spacing w:after="0"/>
        <w:ind w:left="900"/>
        <w:rPr>
          <w:i/>
          <w:color w:val="C00000"/>
        </w:rPr>
      </w:pPr>
      <w:r>
        <w:rPr>
          <w:i/>
          <w:color w:val="C00000"/>
        </w:rPr>
        <w:t>94. Asked to stop the interview.</w:t>
      </w:r>
    </w:p>
    <w:p w14:paraId="000001A0" w14:textId="77777777" w:rsidR="00CD5CA9" w:rsidRDefault="00000000">
      <w:pPr>
        <w:spacing w:after="0"/>
        <w:ind w:left="900"/>
        <w:rPr>
          <w:i/>
          <w:color w:val="C00000"/>
        </w:rPr>
      </w:pPr>
      <w:r>
        <w:rPr>
          <w:i/>
          <w:color w:val="C00000"/>
        </w:rPr>
        <w:t>93. Not asked due to interview stoppage.</w:t>
      </w:r>
    </w:p>
    <w:p w14:paraId="000001A1" w14:textId="77777777" w:rsidR="00CD5CA9" w:rsidRDefault="00CD5CA9">
      <w:pPr>
        <w:spacing w:after="0"/>
        <w:ind w:left="900"/>
        <w:rPr>
          <w:color w:val="000000"/>
        </w:rPr>
      </w:pPr>
    </w:p>
    <w:p w14:paraId="000001A2" w14:textId="77777777" w:rsidR="00CD5CA9" w:rsidRDefault="00CD5CA9">
      <w:pPr>
        <w:spacing w:after="0"/>
        <w:rPr>
          <w:color w:val="000000"/>
        </w:rPr>
      </w:pPr>
    </w:p>
    <w:p w14:paraId="000001A3" w14:textId="77777777" w:rsidR="00CD5CA9" w:rsidRDefault="00000000">
      <w:pPr>
        <w:numPr>
          <w:ilvl w:val="0"/>
          <w:numId w:val="20"/>
        </w:numPr>
        <w:pBdr>
          <w:top w:val="nil"/>
          <w:left w:val="nil"/>
          <w:bottom w:val="nil"/>
          <w:right w:val="nil"/>
          <w:between w:val="nil"/>
        </w:pBdr>
        <w:spacing w:after="0" w:line="240" w:lineRule="auto"/>
        <w:rPr>
          <w:rFonts w:ascii="Gill Sans" w:hAnsi="Gill Sans" w:cs="Gill Sans"/>
          <w:color w:val="000000"/>
        </w:rPr>
      </w:pPr>
      <w:r>
        <w:rPr>
          <w:rFonts w:ascii="Gill Sans" w:hAnsi="Gill Sans" w:cs="Gill Sans"/>
          <w:color w:val="000000"/>
        </w:rPr>
        <w:t xml:space="preserve">Do you agree or disagree with the following statement: </w:t>
      </w:r>
      <w:r>
        <w:rPr>
          <w:rFonts w:ascii="Gill Sans" w:hAnsi="Gill Sans" w:cs="Gill Sans"/>
          <w:i/>
          <w:color w:val="000000"/>
        </w:rPr>
        <w:t>“Irrespective of US foreign policies, most ordinary Americans are good people.”</w:t>
      </w:r>
    </w:p>
    <w:p w14:paraId="000001A4" w14:textId="77777777" w:rsidR="00CD5CA9" w:rsidRDefault="00000000">
      <w:pPr>
        <w:numPr>
          <w:ilvl w:val="0"/>
          <w:numId w:val="26"/>
        </w:numPr>
        <w:pBdr>
          <w:top w:val="nil"/>
          <w:left w:val="nil"/>
          <w:bottom w:val="nil"/>
          <w:right w:val="nil"/>
          <w:between w:val="nil"/>
        </w:pBdr>
        <w:spacing w:after="0" w:line="252" w:lineRule="auto"/>
        <w:ind w:left="1260"/>
        <w:rPr>
          <w:rFonts w:ascii="Gill Sans" w:hAnsi="Gill Sans" w:cs="Gill Sans"/>
          <w:color w:val="000000"/>
        </w:rPr>
      </w:pPr>
      <w:r>
        <w:rPr>
          <w:rFonts w:ascii="Gill Sans" w:hAnsi="Gill Sans" w:cs="Gill Sans"/>
          <w:color w:val="000000"/>
        </w:rPr>
        <w:t xml:space="preserve">Strongly </w:t>
      </w:r>
      <w:proofErr w:type="gramStart"/>
      <w:r>
        <w:rPr>
          <w:rFonts w:ascii="Gill Sans" w:hAnsi="Gill Sans" w:cs="Gill Sans"/>
          <w:color w:val="000000"/>
        </w:rPr>
        <w:t>agree</w:t>
      </w:r>
      <w:proofErr w:type="gramEnd"/>
    </w:p>
    <w:p w14:paraId="000001A5" w14:textId="77777777" w:rsidR="00CD5CA9" w:rsidRDefault="00000000">
      <w:pPr>
        <w:numPr>
          <w:ilvl w:val="0"/>
          <w:numId w:val="26"/>
        </w:numPr>
        <w:pBdr>
          <w:top w:val="nil"/>
          <w:left w:val="nil"/>
          <w:bottom w:val="nil"/>
          <w:right w:val="nil"/>
          <w:between w:val="nil"/>
        </w:pBdr>
        <w:spacing w:after="0" w:line="252" w:lineRule="auto"/>
        <w:ind w:left="1260"/>
        <w:rPr>
          <w:rFonts w:ascii="Gill Sans" w:hAnsi="Gill Sans" w:cs="Gill Sans"/>
          <w:color w:val="000000"/>
        </w:rPr>
      </w:pPr>
      <w:r>
        <w:rPr>
          <w:rFonts w:ascii="Gill Sans" w:hAnsi="Gill Sans" w:cs="Gill Sans"/>
          <w:color w:val="000000"/>
        </w:rPr>
        <w:t xml:space="preserve">Somewhat </w:t>
      </w:r>
      <w:proofErr w:type="gramStart"/>
      <w:r>
        <w:rPr>
          <w:rFonts w:ascii="Gill Sans" w:hAnsi="Gill Sans" w:cs="Gill Sans"/>
          <w:color w:val="000000"/>
        </w:rPr>
        <w:t>agree</w:t>
      </w:r>
      <w:proofErr w:type="gramEnd"/>
    </w:p>
    <w:p w14:paraId="000001A6" w14:textId="77777777" w:rsidR="00CD5CA9" w:rsidRDefault="00000000">
      <w:pPr>
        <w:numPr>
          <w:ilvl w:val="0"/>
          <w:numId w:val="26"/>
        </w:numPr>
        <w:pBdr>
          <w:top w:val="nil"/>
          <w:left w:val="nil"/>
          <w:bottom w:val="nil"/>
          <w:right w:val="nil"/>
          <w:between w:val="nil"/>
        </w:pBdr>
        <w:spacing w:after="0" w:line="252" w:lineRule="auto"/>
        <w:ind w:left="1260"/>
        <w:rPr>
          <w:rFonts w:ascii="Gill Sans" w:hAnsi="Gill Sans" w:cs="Gill Sans"/>
          <w:color w:val="000000"/>
        </w:rPr>
      </w:pPr>
      <w:r>
        <w:rPr>
          <w:rFonts w:ascii="Gill Sans" w:hAnsi="Gill Sans" w:cs="Gill Sans"/>
          <w:color w:val="000000"/>
        </w:rPr>
        <w:t>Neither agree nor disagree</w:t>
      </w:r>
    </w:p>
    <w:p w14:paraId="000001A7" w14:textId="77777777" w:rsidR="00CD5CA9" w:rsidRDefault="00000000">
      <w:pPr>
        <w:numPr>
          <w:ilvl w:val="0"/>
          <w:numId w:val="26"/>
        </w:numPr>
        <w:pBdr>
          <w:top w:val="nil"/>
          <w:left w:val="nil"/>
          <w:bottom w:val="nil"/>
          <w:right w:val="nil"/>
          <w:between w:val="nil"/>
        </w:pBdr>
        <w:spacing w:after="0" w:line="252" w:lineRule="auto"/>
        <w:ind w:left="1260"/>
        <w:rPr>
          <w:rFonts w:ascii="Gill Sans" w:hAnsi="Gill Sans" w:cs="Gill Sans"/>
          <w:color w:val="000000"/>
        </w:rPr>
      </w:pPr>
      <w:r>
        <w:rPr>
          <w:rFonts w:ascii="Gill Sans" w:hAnsi="Gill Sans" w:cs="Gill Sans"/>
          <w:color w:val="000000"/>
        </w:rPr>
        <w:t xml:space="preserve">Somewhat </w:t>
      </w:r>
      <w:proofErr w:type="gramStart"/>
      <w:r>
        <w:rPr>
          <w:rFonts w:ascii="Gill Sans" w:hAnsi="Gill Sans" w:cs="Gill Sans"/>
          <w:color w:val="000000"/>
        </w:rPr>
        <w:t>disagree</w:t>
      </w:r>
      <w:proofErr w:type="gramEnd"/>
    </w:p>
    <w:p w14:paraId="000001A8" w14:textId="77777777" w:rsidR="00CD5CA9" w:rsidRDefault="00000000">
      <w:pPr>
        <w:numPr>
          <w:ilvl w:val="0"/>
          <w:numId w:val="26"/>
        </w:numPr>
        <w:pBdr>
          <w:top w:val="nil"/>
          <w:left w:val="nil"/>
          <w:bottom w:val="nil"/>
          <w:right w:val="nil"/>
          <w:between w:val="nil"/>
        </w:pBdr>
        <w:spacing w:after="0" w:line="252" w:lineRule="auto"/>
        <w:ind w:left="1260"/>
        <w:rPr>
          <w:rFonts w:ascii="Gill Sans" w:hAnsi="Gill Sans" w:cs="Gill Sans"/>
          <w:color w:val="000000"/>
        </w:rPr>
      </w:pPr>
      <w:r>
        <w:rPr>
          <w:rFonts w:ascii="Gill Sans" w:hAnsi="Gill Sans" w:cs="Gill Sans"/>
          <w:color w:val="000000"/>
        </w:rPr>
        <w:t xml:space="preserve">Strongly </w:t>
      </w:r>
      <w:proofErr w:type="gramStart"/>
      <w:r>
        <w:rPr>
          <w:rFonts w:ascii="Gill Sans" w:hAnsi="Gill Sans" w:cs="Gill Sans"/>
          <w:color w:val="000000"/>
        </w:rPr>
        <w:t>disagree</w:t>
      </w:r>
      <w:proofErr w:type="gramEnd"/>
    </w:p>
    <w:p w14:paraId="000001A9" w14:textId="77777777" w:rsidR="00CD5CA9" w:rsidRDefault="00000000">
      <w:pPr>
        <w:spacing w:after="0" w:line="252" w:lineRule="auto"/>
        <w:ind w:left="900"/>
        <w:rPr>
          <w:color w:val="000000"/>
        </w:rPr>
      </w:pPr>
      <w:r>
        <w:rPr>
          <w:color w:val="000000"/>
        </w:rPr>
        <w:t>98. Refused</w:t>
      </w:r>
    </w:p>
    <w:p w14:paraId="000001AA" w14:textId="77777777" w:rsidR="00CD5CA9" w:rsidRDefault="00000000">
      <w:pPr>
        <w:spacing w:line="252" w:lineRule="auto"/>
        <w:ind w:left="900"/>
        <w:rPr>
          <w:color w:val="000000"/>
        </w:rPr>
      </w:pPr>
      <w:r>
        <w:rPr>
          <w:color w:val="000000"/>
        </w:rPr>
        <w:t>99. Don’t know</w:t>
      </w:r>
    </w:p>
    <w:p w14:paraId="000001AB" w14:textId="77777777" w:rsidR="00CD5CA9" w:rsidRDefault="00000000">
      <w:pPr>
        <w:spacing w:line="252" w:lineRule="auto"/>
        <w:ind w:left="900"/>
        <w:rPr>
          <w:color w:val="000000"/>
        </w:rPr>
      </w:pPr>
      <w:r>
        <w:rPr>
          <w:i/>
          <w:color w:val="C00000"/>
        </w:rPr>
        <w:t>94. Asked to stop the interview.</w:t>
      </w:r>
    </w:p>
    <w:p w14:paraId="000001AC" w14:textId="77777777" w:rsidR="00CD5CA9" w:rsidRDefault="00000000">
      <w:pPr>
        <w:spacing w:after="0"/>
        <w:ind w:left="900"/>
        <w:rPr>
          <w:i/>
          <w:color w:val="C00000"/>
        </w:rPr>
      </w:pPr>
      <w:r>
        <w:rPr>
          <w:i/>
          <w:color w:val="C00000"/>
        </w:rPr>
        <w:t>93. Not asked due to interview stoppage.</w:t>
      </w:r>
    </w:p>
    <w:p w14:paraId="000001AD" w14:textId="77777777" w:rsidR="00CD5CA9" w:rsidRDefault="00CD5CA9">
      <w:pPr>
        <w:spacing w:line="252" w:lineRule="auto"/>
        <w:ind w:left="900"/>
        <w:rPr>
          <w:color w:val="000000"/>
        </w:rPr>
      </w:pPr>
    </w:p>
    <w:p w14:paraId="000001AE" w14:textId="77777777" w:rsidR="00CD5CA9" w:rsidRDefault="00000000">
      <w:pPr>
        <w:numPr>
          <w:ilvl w:val="0"/>
          <w:numId w:val="20"/>
        </w:numPr>
        <w:pBdr>
          <w:top w:val="nil"/>
          <w:left w:val="nil"/>
          <w:bottom w:val="nil"/>
          <w:right w:val="nil"/>
          <w:between w:val="nil"/>
        </w:pBdr>
        <w:spacing w:after="0" w:line="240" w:lineRule="auto"/>
        <w:rPr>
          <w:rFonts w:ascii="Gill Sans" w:hAnsi="Gill Sans" w:cs="Gill Sans"/>
          <w:color w:val="000000"/>
        </w:rPr>
      </w:pPr>
      <w:r>
        <w:rPr>
          <w:rFonts w:ascii="Gill Sans" w:hAnsi="Gill Sans" w:cs="Gill Sans"/>
          <w:color w:val="000000"/>
        </w:rPr>
        <w:t>Think back to before the events of October 7, 2023.  How would you have answered the question about your positive or negative perception of the American people? Would you have agreed or disagreed with the following statement: “Irrespective of US foreign policies, most ordinary Americans are good people.”</w:t>
      </w:r>
    </w:p>
    <w:p w14:paraId="000001AF" w14:textId="77777777" w:rsidR="00CD5CA9" w:rsidRDefault="00000000">
      <w:pPr>
        <w:numPr>
          <w:ilvl w:val="1"/>
          <w:numId w:val="20"/>
        </w:numPr>
        <w:pBdr>
          <w:top w:val="nil"/>
          <w:left w:val="nil"/>
          <w:bottom w:val="nil"/>
          <w:right w:val="nil"/>
          <w:between w:val="nil"/>
        </w:pBdr>
        <w:spacing w:after="0" w:line="252" w:lineRule="auto"/>
        <w:rPr>
          <w:rFonts w:ascii="Gill Sans" w:hAnsi="Gill Sans" w:cs="Gill Sans"/>
          <w:color w:val="000000"/>
        </w:rPr>
      </w:pPr>
      <w:r>
        <w:rPr>
          <w:rFonts w:ascii="Gill Sans" w:hAnsi="Gill Sans" w:cs="Gill Sans"/>
          <w:color w:val="000000"/>
        </w:rPr>
        <w:t xml:space="preserve">Strongly </w:t>
      </w:r>
      <w:proofErr w:type="gramStart"/>
      <w:r>
        <w:rPr>
          <w:rFonts w:ascii="Gill Sans" w:hAnsi="Gill Sans" w:cs="Gill Sans"/>
          <w:color w:val="000000"/>
        </w:rPr>
        <w:t>agree</w:t>
      </w:r>
      <w:proofErr w:type="gramEnd"/>
    </w:p>
    <w:p w14:paraId="000001B0" w14:textId="77777777" w:rsidR="00CD5CA9" w:rsidRDefault="00000000">
      <w:pPr>
        <w:numPr>
          <w:ilvl w:val="1"/>
          <w:numId w:val="20"/>
        </w:numPr>
        <w:pBdr>
          <w:top w:val="nil"/>
          <w:left w:val="nil"/>
          <w:bottom w:val="nil"/>
          <w:right w:val="nil"/>
          <w:between w:val="nil"/>
        </w:pBdr>
        <w:spacing w:after="0" w:line="252" w:lineRule="auto"/>
        <w:rPr>
          <w:rFonts w:ascii="Gill Sans" w:hAnsi="Gill Sans" w:cs="Gill Sans"/>
          <w:color w:val="000000"/>
        </w:rPr>
      </w:pPr>
      <w:r>
        <w:rPr>
          <w:rFonts w:ascii="Gill Sans" w:hAnsi="Gill Sans" w:cs="Gill Sans"/>
          <w:color w:val="000000"/>
        </w:rPr>
        <w:t xml:space="preserve">Somewhat </w:t>
      </w:r>
      <w:proofErr w:type="gramStart"/>
      <w:r>
        <w:rPr>
          <w:rFonts w:ascii="Gill Sans" w:hAnsi="Gill Sans" w:cs="Gill Sans"/>
          <w:color w:val="000000"/>
        </w:rPr>
        <w:t>agree</w:t>
      </w:r>
      <w:proofErr w:type="gramEnd"/>
    </w:p>
    <w:p w14:paraId="000001B1" w14:textId="77777777" w:rsidR="00CD5CA9" w:rsidRDefault="00000000">
      <w:pPr>
        <w:numPr>
          <w:ilvl w:val="1"/>
          <w:numId w:val="20"/>
        </w:numPr>
        <w:pBdr>
          <w:top w:val="nil"/>
          <w:left w:val="nil"/>
          <w:bottom w:val="nil"/>
          <w:right w:val="nil"/>
          <w:between w:val="nil"/>
        </w:pBdr>
        <w:spacing w:after="0" w:line="252" w:lineRule="auto"/>
        <w:rPr>
          <w:rFonts w:ascii="Gill Sans" w:hAnsi="Gill Sans" w:cs="Gill Sans"/>
          <w:color w:val="000000"/>
        </w:rPr>
      </w:pPr>
      <w:r>
        <w:rPr>
          <w:rFonts w:ascii="Gill Sans" w:hAnsi="Gill Sans" w:cs="Gill Sans"/>
          <w:color w:val="000000"/>
        </w:rPr>
        <w:t>Neither agree nor disagree</w:t>
      </w:r>
    </w:p>
    <w:p w14:paraId="000001B2" w14:textId="77777777" w:rsidR="00CD5CA9" w:rsidRDefault="00000000">
      <w:pPr>
        <w:numPr>
          <w:ilvl w:val="1"/>
          <w:numId w:val="20"/>
        </w:numPr>
        <w:pBdr>
          <w:top w:val="nil"/>
          <w:left w:val="nil"/>
          <w:bottom w:val="nil"/>
          <w:right w:val="nil"/>
          <w:between w:val="nil"/>
        </w:pBdr>
        <w:spacing w:after="0" w:line="252" w:lineRule="auto"/>
        <w:rPr>
          <w:rFonts w:ascii="Gill Sans" w:hAnsi="Gill Sans" w:cs="Gill Sans"/>
          <w:color w:val="000000"/>
        </w:rPr>
      </w:pPr>
      <w:r>
        <w:rPr>
          <w:rFonts w:ascii="Gill Sans" w:hAnsi="Gill Sans" w:cs="Gill Sans"/>
          <w:color w:val="000000"/>
        </w:rPr>
        <w:t xml:space="preserve">Somewhat </w:t>
      </w:r>
      <w:proofErr w:type="gramStart"/>
      <w:r>
        <w:rPr>
          <w:rFonts w:ascii="Gill Sans" w:hAnsi="Gill Sans" w:cs="Gill Sans"/>
          <w:color w:val="000000"/>
        </w:rPr>
        <w:t>disagree</w:t>
      </w:r>
      <w:proofErr w:type="gramEnd"/>
    </w:p>
    <w:p w14:paraId="000001B3" w14:textId="77777777" w:rsidR="00CD5CA9" w:rsidRDefault="00000000">
      <w:pPr>
        <w:numPr>
          <w:ilvl w:val="1"/>
          <w:numId w:val="20"/>
        </w:numPr>
        <w:pBdr>
          <w:top w:val="nil"/>
          <w:left w:val="nil"/>
          <w:bottom w:val="nil"/>
          <w:right w:val="nil"/>
          <w:between w:val="nil"/>
        </w:pBdr>
        <w:spacing w:after="0" w:line="252" w:lineRule="auto"/>
        <w:rPr>
          <w:rFonts w:ascii="Gill Sans" w:hAnsi="Gill Sans" w:cs="Gill Sans"/>
          <w:color w:val="000000"/>
        </w:rPr>
      </w:pPr>
      <w:r>
        <w:rPr>
          <w:rFonts w:ascii="Gill Sans" w:hAnsi="Gill Sans" w:cs="Gill Sans"/>
          <w:color w:val="000000"/>
        </w:rPr>
        <w:t xml:space="preserve">Strongly </w:t>
      </w:r>
      <w:proofErr w:type="gramStart"/>
      <w:r>
        <w:rPr>
          <w:rFonts w:ascii="Gill Sans" w:hAnsi="Gill Sans" w:cs="Gill Sans"/>
          <w:color w:val="000000"/>
        </w:rPr>
        <w:t>disagree</w:t>
      </w:r>
      <w:proofErr w:type="gramEnd"/>
    </w:p>
    <w:p w14:paraId="000001B4" w14:textId="77777777" w:rsidR="00CD5CA9" w:rsidRDefault="00000000">
      <w:pPr>
        <w:spacing w:after="0" w:line="252" w:lineRule="auto"/>
        <w:ind w:left="720"/>
        <w:rPr>
          <w:color w:val="000000"/>
        </w:rPr>
      </w:pPr>
      <w:r>
        <w:rPr>
          <w:color w:val="000000"/>
        </w:rPr>
        <w:t>98. Refused</w:t>
      </w:r>
    </w:p>
    <w:p w14:paraId="000001B5" w14:textId="77777777" w:rsidR="00CD5CA9" w:rsidRDefault="00000000">
      <w:pPr>
        <w:spacing w:after="0"/>
        <w:ind w:left="720"/>
        <w:rPr>
          <w:color w:val="000000"/>
        </w:rPr>
      </w:pPr>
      <w:r>
        <w:rPr>
          <w:color w:val="000000"/>
        </w:rPr>
        <w:t>99. Don’t know</w:t>
      </w:r>
    </w:p>
    <w:p w14:paraId="000001B6" w14:textId="77777777" w:rsidR="00CD5CA9" w:rsidRDefault="00000000">
      <w:pPr>
        <w:spacing w:after="0"/>
        <w:ind w:left="720"/>
        <w:rPr>
          <w:i/>
          <w:color w:val="C00000"/>
        </w:rPr>
      </w:pPr>
      <w:r>
        <w:rPr>
          <w:i/>
          <w:color w:val="C00000"/>
        </w:rPr>
        <w:t>94. Asked to stop the interview.</w:t>
      </w:r>
    </w:p>
    <w:p w14:paraId="000001B7" w14:textId="77777777" w:rsidR="00CD5CA9" w:rsidRDefault="00000000">
      <w:pPr>
        <w:spacing w:after="0"/>
        <w:ind w:left="720"/>
        <w:rPr>
          <w:i/>
          <w:color w:val="C00000"/>
        </w:rPr>
      </w:pPr>
      <w:r>
        <w:rPr>
          <w:i/>
          <w:color w:val="C00000"/>
        </w:rPr>
        <w:t>93. Not asked due to interview stoppage.</w:t>
      </w:r>
    </w:p>
    <w:p w14:paraId="000001B8" w14:textId="77777777" w:rsidR="00CD5CA9" w:rsidRDefault="00000000">
      <w:pPr>
        <w:pStyle w:val="Heading3"/>
      </w:pPr>
      <w:bookmarkStart w:id="15" w:name="_Toc183466659"/>
      <w:r>
        <w:t>Information treatment (randomized)</w:t>
      </w:r>
      <w:bookmarkEnd w:id="15"/>
    </w:p>
    <w:p w14:paraId="000001B9" w14:textId="77777777" w:rsidR="00CD5CA9" w:rsidRDefault="00000000">
      <w:pPr>
        <w:spacing w:after="0" w:line="240" w:lineRule="auto"/>
      </w:pPr>
      <w:r>
        <w:t xml:space="preserve">Thanks for responding whether or not you are familiar with USAID. </w:t>
      </w:r>
      <w:bookmarkStart w:id="16" w:name="_Hlk184714625"/>
      <w:r>
        <w:t xml:space="preserve">According to the United States Government, the United States Agency for International Development (USAID) promotes the social development of the Palestinian people through investments in water, infrastructure, education, and other development activities in the West Bank and Gaza. </w:t>
      </w:r>
      <w:bookmarkEnd w:id="16"/>
    </w:p>
    <w:p w14:paraId="000001BA" w14:textId="77777777" w:rsidR="00CD5CA9" w:rsidRDefault="00CD5CA9">
      <w:pPr>
        <w:spacing w:after="0" w:line="240" w:lineRule="auto"/>
      </w:pPr>
    </w:p>
    <w:p w14:paraId="000001BB" w14:textId="6F00CA37" w:rsidR="00CD5CA9" w:rsidRDefault="00000000">
      <w:pPr>
        <w:spacing w:after="0" w:line="240" w:lineRule="auto"/>
        <w:rPr>
          <w:color w:val="000000"/>
        </w:rPr>
      </w:pPr>
      <w:sdt>
        <w:sdtPr>
          <w:tag w:val="goog_rdk_0"/>
          <w:id w:val="-1139496553"/>
        </w:sdtPr>
        <w:sdtContent/>
      </w:sdt>
      <w:r>
        <w:rPr>
          <w:color w:val="000000"/>
        </w:rPr>
        <w:t>[This part will be randomized</w:t>
      </w:r>
      <w:r w:rsidR="00B76436">
        <w:rPr>
          <w:color w:val="000000"/>
        </w:rPr>
        <w:t xml:space="preserve"> using one of the four following prompts</w:t>
      </w:r>
      <w:r>
        <w:rPr>
          <w:color w:val="000000"/>
        </w:rPr>
        <w:t>]</w:t>
      </w:r>
    </w:p>
    <w:p w14:paraId="000001BD" w14:textId="77777777" w:rsidR="00CD5CA9" w:rsidRDefault="00CD5CA9">
      <w:pPr>
        <w:spacing w:after="0" w:line="240" w:lineRule="auto"/>
        <w:rPr>
          <w:i/>
          <w:color w:val="000000"/>
        </w:rPr>
      </w:pPr>
    </w:p>
    <w:p w14:paraId="5FCF0B4D" w14:textId="77777777" w:rsidR="00B76436" w:rsidRPr="00B76436" w:rsidRDefault="00B76436" w:rsidP="00B76436">
      <w:pPr>
        <w:pStyle w:val="ListParagraph"/>
        <w:numPr>
          <w:ilvl w:val="0"/>
          <w:numId w:val="49"/>
        </w:numPr>
        <w:contextualSpacing w:val="0"/>
        <w:rPr>
          <w:rFonts w:ascii="Arial" w:hAnsi="Arial" w:cs="Arial"/>
          <w:i/>
          <w:iCs/>
          <w:sz w:val="20"/>
        </w:rPr>
      </w:pPr>
      <w:r w:rsidRPr="00B76436">
        <w:rPr>
          <w:rFonts w:ascii="Arial" w:hAnsi="Arial" w:cs="Arial"/>
          <w:i/>
          <w:iCs/>
          <w:sz w:val="20"/>
        </w:rPr>
        <w:t>USAID’s purpose is to support/provide assistance to the Palestinian people, to improve their daily lives, provide new opportunities, and contribute to a future two-state solution. </w:t>
      </w:r>
    </w:p>
    <w:p w14:paraId="24F166A3" w14:textId="77777777" w:rsidR="00B76436" w:rsidRPr="00B76436" w:rsidRDefault="00B76436" w:rsidP="00B76436">
      <w:pPr>
        <w:pStyle w:val="ListParagraph"/>
        <w:numPr>
          <w:ilvl w:val="0"/>
          <w:numId w:val="49"/>
        </w:numPr>
        <w:contextualSpacing w:val="0"/>
        <w:rPr>
          <w:rFonts w:ascii="Arial" w:hAnsi="Arial" w:cs="Arial"/>
          <w:i/>
          <w:iCs/>
          <w:sz w:val="20"/>
        </w:rPr>
      </w:pPr>
      <w:r w:rsidRPr="00B76436">
        <w:rPr>
          <w:rFonts w:ascii="Arial" w:hAnsi="Arial" w:cs="Arial"/>
          <w:i/>
          <w:iCs/>
          <w:sz w:val="20"/>
        </w:rPr>
        <w:t>While we continue to provide humanitarian assistance to people in Gaza, we continue to work to improve the daily lives of Palestinians in the West Bank.</w:t>
      </w:r>
    </w:p>
    <w:p w14:paraId="5BFB30A3" w14:textId="77777777" w:rsidR="00B76436" w:rsidRPr="00B76436" w:rsidRDefault="00B76436" w:rsidP="00B76436">
      <w:pPr>
        <w:pStyle w:val="ListParagraph"/>
        <w:numPr>
          <w:ilvl w:val="0"/>
          <w:numId w:val="49"/>
        </w:numPr>
        <w:contextualSpacing w:val="0"/>
        <w:rPr>
          <w:rFonts w:ascii="Calibri" w:hAnsi="Calibri" w:cs="Calibri"/>
          <w:i/>
          <w:iCs/>
          <w:szCs w:val="22"/>
        </w:rPr>
      </w:pPr>
      <w:r w:rsidRPr="00B76436">
        <w:rPr>
          <w:rFonts w:ascii="Arial" w:hAnsi="Arial" w:cs="Arial"/>
          <w:i/>
          <w:iCs/>
          <w:sz w:val="20"/>
        </w:rPr>
        <w:t>USAID fosters a spirit of local engagement to enable organizations’ sustainable impact long after its USAID-supported activity ends. Nearly $80 million of USAID funding goes to local organizations for programming.</w:t>
      </w:r>
      <w:r w:rsidRPr="00B76436">
        <w:rPr>
          <w:i/>
          <w:iCs/>
        </w:rPr>
        <w:t xml:space="preserve"> </w:t>
      </w:r>
    </w:p>
    <w:p w14:paraId="4E85CA9C" w14:textId="77777777" w:rsidR="00B76436" w:rsidRPr="00B76436" w:rsidRDefault="00B76436" w:rsidP="00B76436">
      <w:pPr>
        <w:pStyle w:val="ListParagraph"/>
        <w:numPr>
          <w:ilvl w:val="0"/>
          <w:numId w:val="49"/>
        </w:numPr>
        <w:contextualSpacing w:val="0"/>
        <w:rPr>
          <w:i/>
          <w:iCs/>
        </w:rPr>
      </w:pPr>
      <w:r w:rsidRPr="00B76436">
        <w:rPr>
          <w:rFonts w:ascii="Arial" w:hAnsi="Arial" w:cs="Arial"/>
          <w:i/>
          <w:iCs/>
          <w:sz w:val="20"/>
        </w:rPr>
        <w:t>Between 2021-2024, USAID provided over $500 million in programming to support the Palestinian people.</w:t>
      </w:r>
    </w:p>
    <w:p w14:paraId="7DBAA400" w14:textId="77777777" w:rsidR="00B76436" w:rsidRDefault="00B76436" w:rsidP="00B76436">
      <w:pPr>
        <w:rPr>
          <w:rFonts w:ascii="Arial" w:hAnsi="Arial" w:cs="Arial"/>
          <w:sz w:val="20"/>
          <w:szCs w:val="20"/>
        </w:rPr>
      </w:pPr>
    </w:p>
    <w:p w14:paraId="08590F79" w14:textId="77777777" w:rsidR="00B76436" w:rsidRDefault="00B76436">
      <w:pPr>
        <w:spacing w:after="0" w:line="240" w:lineRule="auto"/>
        <w:rPr>
          <w:i/>
          <w:color w:val="000000"/>
        </w:rPr>
      </w:pPr>
    </w:p>
    <w:p w14:paraId="75D0DF68" w14:textId="77777777" w:rsidR="00B76436" w:rsidRDefault="00B76436">
      <w:pPr>
        <w:spacing w:after="0" w:line="240" w:lineRule="auto"/>
        <w:rPr>
          <w:color w:val="000000"/>
        </w:rPr>
      </w:pPr>
    </w:p>
    <w:p w14:paraId="79DADA88" w14:textId="77777777" w:rsidR="00B76436" w:rsidRDefault="00B76436">
      <w:pPr>
        <w:spacing w:after="0" w:line="240" w:lineRule="auto"/>
        <w:rPr>
          <w:color w:val="000000"/>
        </w:rPr>
      </w:pPr>
    </w:p>
    <w:p w14:paraId="000001BE" w14:textId="77777777" w:rsidR="00CD5CA9" w:rsidRDefault="00000000">
      <w:pPr>
        <w:numPr>
          <w:ilvl w:val="0"/>
          <w:numId w:val="20"/>
        </w:numPr>
        <w:pBdr>
          <w:top w:val="nil"/>
          <w:left w:val="nil"/>
          <w:bottom w:val="nil"/>
          <w:right w:val="nil"/>
          <w:between w:val="nil"/>
        </w:pBdr>
        <w:spacing w:after="0" w:line="240" w:lineRule="auto"/>
      </w:pPr>
      <w:r>
        <w:t>Based on this information, and from your own experience, do you think that overall USAID is doing a bad job or a good job in the West Bank and Gaza? On a scale from 1 to 5, where 1 is a very bad job, 2 is a somewhat bad job, 3 is neither a good job nor bad job, 4 is a somewhat good job, and 5 is a very good job, what is your opinion of USAID performance?</w:t>
      </w:r>
      <w:r>
        <w:rPr>
          <w:color w:val="000000"/>
        </w:rPr>
        <w:t xml:space="preserve">  </w:t>
      </w:r>
    </w:p>
    <w:p w14:paraId="000001BF" w14:textId="77777777" w:rsidR="00CD5CA9" w:rsidRDefault="00CD5CA9">
      <w:pPr>
        <w:pBdr>
          <w:top w:val="nil"/>
          <w:left w:val="nil"/>
          <w:bottom w:val="nil"/>
          <w:right w:val="nil"/>
          <w:between w:val="nil"/>
        </w:pBdr>
        <w:spacing w:after="0" w:line="240" w:lineRule="auto"/>
        <w:ind w:left="1260" w:hanging="360"/>
        <w:rPr>
          <w:color w:val="000000"/>
        </w:rPr>
      </w:pPr>
    </w:p>
    <w:tbl>
      <w:tblPr>
        <w:tblStyle w:val="a7"/>
        <w:tblW w:w="7760" w:type="dxa"/>
        <w:jc w:val="center"/>
        <w:tblBorders>
          <w:top w:val="nil"/>
          <w:left w:val="nil"/>
          <w:bottom w:val="nil"/>
          <w:right w:val="nil"/>
          <w:insideH w:val="nil"/>
          <w:insideV w:val="single" w:sz="4" w:space="0" w:color="000000"/>
        </w:tblBorders>
        <w:tblLayout w:type="fixed"/>
        <w:tblLook w:val="0400" w:firstRow="0" w:lastRow="0" w:firstColumn="0" w:lastColumn="0" w:noHBand="0" w:noVBand="1"/>
      </w:tblPr>
      <w:tblGrid>
        <w:gridCol w:w="1343"/>
        <w:gridCol w:w="1447"/>
        <w:gridCol w:w="1813"/>
        <w:gridCol w:w="1813"/>
        <w:gridCol w:w="1344"/>
      </w:tblGrid>
      <w:tr w:rsidR="00CD5CA9" w14:paraId="2D077473" w14:textId="77777777">
        <w:trPr>
          <w:jc w:val="center"/>
        </w:trPr>
        <w:tc>
          <w:tcPr>
            <w:tcW w:w="1343" w:type="dxa"/>
            <w:tcBorders>
              <w:top w:val="single" w:sz="4" w:space="0" w:color="000000"/>
            </w:tcBorders>
            <w:shd w:val="clear" w:color="auto" w:fill="002060"/>
          </w:tcPr>
          <w:p w14:paraId="000001C0" w14:textId="77777777" w:rsidR="00CD5CA9" w:rsidRDefault="00000000">
            <w:pPr>
              <w:spacing w:after="0" w:line="240" w:lineRule="auto"/>
              <w:jc w:val="center"/>
              <w:rPr>
                <w:color w:val="FFFFFF"/>
              </w:rPr>
            </w:pPr>
            <w:r>
              <w:rPr>
                <w:color w:val="FFFFFF"/>
              </w:rPr>
              <w:t>1</w:t>
            </w:r>
          </w:p>
        </w:tc>
        <w:tc>
          <w:tcPr>
            <w:tcW w:w="1447" w:type="dxa"/>
            <w:tcBorders>
              <w:top w:val="single" w:sz="4" w:space="0" w:color="000000"/>
            </w:tcBorders>
            <w:shd w:val="clear" w:color="auto" w:fill="002060"/>
          </w:tcPr>
          <w:p w14:paraId="000001C1" w14:textId="77777777" w:rsidR="00CD5CA9" w:rsidRDefault="00000000">
            <w:pPr>
              <w:spacing w:after="0" w:line="240" w:lineRule="auto"/>
              <w:jc w:val="center"/>
              <w:rPr>
                <w:color w:val="FFFFFF"/>
              </w:rPr>
            </w:pPr>
            <w:r>
              <w:rPr>
                <w:color w:val="FFFFFF"/>
              </w:rPr>
              <w:t>2</w:t>
            </w:r>
          </w:p>
        </w:tc>
        <w:tc>
          <w:tcPr>
            <w:tcW w:w="1813" w:type="dxa"/>
            <w:tcBorders>
              <w:top w:val="single" w:sz="4" w:space="0" w:color="000000"/>
            </w:tcBorders>
            <w:shd w:val="clear" w:color="auto" w:fill="002060"/>
          </w:tcPr>
          <w:p w14:paraId="000001C2" w14:textId="77777777" w:rsidR="00CD5CA9" w:rsidRDefault="00000000">
            <w:pPr>
              <w:spacing w:after="0" w:line="240" w:lineRule="auto"/>
              <w:jc w:val="center"/>
              <w:rPr>
                <w:color w:val="FFFFFF"/>
              </w:rPr>
            </w:pPr>
            <w:r>
              <w:rPr>
                <w:color w:val="FFFFFF"/>
              </w:rPr>
              <w:t>3</w:t>
            </w:r>
          </w:p>
        </w:tc>
        <w:tc>
          <w:tcPr>
            <w:tcW w:w="1813" w:type="dxa"/>
            <w:tcBorders>
              <w:top w:val="single" w:sz="4" w:space="0" w:color="000000"/>
            </w:tcBorders>
            <w:shd w:val="clear" w:color="auto" w:fill="002060"/>
          </w:tcPr>
          <w:p w14:paraId="000001C3" w14:textId="77777777" w:rsidR="00CD5CA9" w:rsidRDefault="00000000">
            <w:pPr>
              <w:spacing w:after="0" w:line="240" w:lineRule="auto"/>
              <w:jc w:val="center"/>
              <w:rPr>
                <w:color w:val="FFFFFF"/>
              </w:rPr>
            </w:pPr>
            <w:r>
              <w:rPr>
                <w:color w:val="FFFFFF"/>
              </w:rPr>
              <w:t>4</w:t>
            </w:r>
          </w:p>
        </w:tc>
        <w:tc>
          <w:tcPr>
            <w:tcW w:w="1344" w:type="dxa"/>
            <w:tcBorders>
              <w:top w:val="single" w:sz="4" w:space="0" w:color="000000"/>
            </w:tcBorders>
            <w:shd w:val="clear" w:color="auto" w:fill="002060"/>
          </w:tcPr>
          <w:p w14:paraId="000001C4" w14:textId="77777777" w:rsidR="00CD5CA9" w:rsidRDefault="00000000">
            <w:pPr>
              <w:spacing w:after="0" w:line="240" w:lineRule="auto"/>
              <w:jc w:val="center"/>
              <w:rPr>
                <w:color w:val="FFFFFF"/>
              </w:rPr>
            </w:pPr>
            <w:r>
              <w:rPr>
                <w:color w:val="FFFFFF"/>
              </w:rPr>
              <w:t>5</w:t>
            </w:r>
          </w:p>
        </w:tc>
      </w:tr>
      <w:tr w:rsidR="00CD5CA9" w14:paraId="120B1AF9" w14:textId="77777777">
        <w:trPr>
          <w:jc w:val="center"/>
        </w:trPr>
        <w:tc>
          <w:tcPr>
            <w:tcW w:w="1343" w:type="dxa"/>
            <w:tcBorders>
              <w:bottom w:val="single" w:sz="4" w:space="0" w:color="000000"/>
            </w:tcBorders>
            <w:shd w:val="clear" w:color="auto" w:fill="002060"/>
          </w:tcPr>
          <w:p w14:paraId="000001C5" w14:textId="77777777" w:rsidR="00CD5CA9" w:rsidRDefault="00000000">
            <w:pPr>
              <w:spacing w:after="0" w:line="240" w:lineRule="auto"/>
              <w:jc w:val="center"/>
              <w:rPr>
                <w:color w:val="FFFFFF"/>
              </w:rPr>
            </w:pPr>
            <w:r>
              <w:rPr>
                <w:color w:val="FFFFFF"/>
              </w:rPr>
              <w:t>A very bad job</w:t>
            </w:r>
          </w:p>
        </w:tc>
        <w:tc>
          <w:tcPr>
            <w:tcW w:w="1447" w:type="dxa"/>
            <w:tcBorders>
              <w:bottom w:val="single" w:sz="4" w:space="0" w:color="000000"/>
            </w:tcBorders>
            <w:shd w:val="clear" w:color="auto" w:fill="002060"/>
          </w:tcPr>
          <w:p w14:paraId="000001C6" w14:textId="77777777" w:rsidR="00CD5CA9" w:rsidRDefault="00000000">
            <w:pPr>
              <w:spacing w:after="0" w:line="240" w:lineRule="auto"/>
              <w:jc w:val="center"/>
              <w:rPr>
                <w:color w:val="FFFFFF"/>
              </w:rPr>
            </w:pPr>
            <w:r>
              <w:rPr>
                <w:color w:val="FFFFFF"/>
              </w:rPr>
              <w:t>A somewhat bad job</w:t>
            </w:r>
          </w:p>
        </w:tc>
        <w:tc>
          <w:tcPr>
            <w:tcW w:w="1813" w:type="dxa"/>
            <w:tcBorders>
              <w:bottom w:val="single" w:sz="4" w:space="0" w:color="000000"/>
            </w:tcBorders>
            <w:shd w:val="clear" w:color="auto" w:fill="002060"/>
          </w:tcPr>
          <w:p w14:paraId="000001C7" w14:textId="77777777" w:rsidR="00CD5CA9" w:rsidRDefault="00000000">
            <w:pPr>
              <w:spacing w:after="0" w:line="240" w:lineRule="auto"/>
              <w:jc w:val="center"/>
              <w:rPr>
                <w:color w:val="FFFFFF"/>
              </w:rPr>
            </w:pPr>
            <w:r>
              <w:rPr>
                <w:color w:val="FFFFFF"/>
              </w:rPr>
              <w:t>Neither a good job nor bad job</w:t>
            </w:r>
          </w:p>
        </w:tc>
        <w:tc>
          <w:tcPr>
            <w:tcW w:w="1813" w:type="dxa"/>
            <w:tcBorders>
              <w:bottom w:val="single" w:sz="4" w:space="0" w:color="000000"/>
            </w:tcBorders>
            <w:shd w:val="clear" w:color="auto" w:fill="002060"/>
          </w:tcPr>
          <w:p w14:paraId="000001C8" w14:textId="77777777" w:rsidR="00CD5CA9" w:rsidRDefault="00000000">
            <w:pPr>
              <w:spacing w:after="0" w:line="240" w:lineRule="auto"/>
              <w:jc w:val="center"/>
              <w:rPr>
                <w:color w:val="FFFFFF"/>
              </w:rPr>
            </w:pPr>
            <w:r>
              <w:rPr>
                <w:color w:val="FFFFFF"/>
              </w:rPr>
              <w:t>A somewhat good job</w:t>
            </w:r>
          </w:p>
        </w:tc>
        <w:tc>
          <w:tcPr>
            <w:tcW w:w="1344" w:type="dxa"/>
            <w:tcBorders>
              <w:bottom w:val="single" w:sz="4" w:space="0" w:color="000000"/>
            </w:tcBorders>
            <w:shd w:val="clear" w:color="auto" w:fill="002060"/>
          </w:tcPr>
          <w:p w14:paraId="000001C9" w14:textId="77777777" w:rsidR="00CD5CA9" w:rsidRDefault="00000000">
            <w:pPr>
              <w:spacing w:after="0" w:line="240" w:lineRule="auto"/>
              <w:jc w:val="center"/>
              <w:rPr>
                <w:color w:val="FFFFFF"/>
              </w:rPr>
            </w:pPr>
            <w:r>
              <w:rPr>
                <w:color w:val="FFFFFF"/>
              </w:rPr>
              <w:t>A very good job</w:t>
            </w:r>
          </w:p>
        </w:tc>
      </w:tr>
    </w:tbl>
    <w:p w14:paraId="000001CA" w14:textId="77777777" w:rsidR="00CD5CA9" w:rsidRDefault="00CD5CA9">
      <w:pPr>
        <w:spacing w:after="0" w:line="240" w:lineRule="auto"/>
        <w:ind w:left="1440"/>
        <w:rPr>
          <w:color w:val="000000"/>
        </w:rPr>
      </w:pPr>
    </w:p>
    <w:p w14:paraId="000001CB" w14:textId="77777777" w:rsidR="00CD5CA9" w:rsidRDefault="00000000">
      <w:pPr>
        <w:spacing w:after="0" w:line="240" w:lineRule="auto"/>
        <w:ind w:left="900"/>
        <w:rPr>
          <w:color w:val="000000"/>
        </w:rPr>
      </w:pPr>
      <w:r>
        <w:rPr>
          <w:color w:val="000000"/>
        </w:rPr>
        <w:t>98. Refused</w:t>
      </w:r>
    </w:p>
    <w:p w14:paraId="000001CC" w14:textId="77777777" w:rsidR="00CD5CA9" w:rsidRDefault="00000000">
      <w:pPr>
        <w:spacing w:after="0" w:line="240" w:lineRule="auto"/>
        <w:ind w:left="900"/>
        <w:rPr>
          <w:color w:val="000000"/>
        </w:rPr>
      </w:pPr>
      <w:r>
        <w:rPr>
          <w:color w:val="000000"/>
        </w:rPr>
        <w:t>99. Don’t know</w:t>
      </w:r>
    </w:p>
    <w:p w14:paraId="000001CD" w14:textId="77777777" w:rsidR="00CD5CA9" w:rsidRDefault="00000000">
      <w:pPr>
        <w:spacing w:after="0"/>
        <w:ind w:left="900"/>
        <w:rPr>
          <w:i/>
          <w:color w:val="C00000"/>
        </w:rPr>
      </w:pPr>
      <w:r>
        <w:rPr>
          <w:i/>
          <w:color w:val="C00000"/>
        </w:rPr>
        <w:t>94. Asked to stop the interview.</w:t>
      </w:r>
    </w:p>
    <w:p w14:paraId="000001CE" w14:textId="77777777" w:rsidR="00CD5CA9" w:rsidRDefault="00000000">
      <w:pPr>
        <w:spacing w:after="0"/>
        <w:ind w:left="900"/>
        <w:rPr>
          <w:i/>
          <w:color w:val="C00000"/>
        </w:rPr>
      </w:pPr>
      <w:r>
        <w:rPr>
          <w:i/>
          <w:color w:val="C00000"/>
        </w:rPr>
        <w:t>93. Not asked due to interview stoppage.</w:t>
      </w:r>
    </w:p>
    <w:p w14:paraId="000001CF" w14:textId="77777777" w:rsidR="00CD5CA9" w:rsidRDefault="00CD5CA9">
      <w:pPr>
        <w:spacing w:after="0" w:line="240" w:lineRule="auto"/>
      </w:pPr>
    </w:p>
    <w:p w14:paraId="000001D0" w14:textId="77777777" w:rsidR="00CD5CA9" w:rsidRDefault="00000000">
      <w:pPr>
        <w:numPr>
          <w:ilvl w:val="0"/>
          <w:numId w:val="20"/>
        </w:numPr>
        <w:pBdr>
          <w:top w:val="nil"/>
          <w:left w:val="nil"/>
          <w:bottom w:val="nil"/>
          <w:right w:val="nil"/>
          <w:between w:val="nil"/>
        </w:pBdr>
        <w:spacing w:after="0" w:line="240" w:lineRule="auto"/>
      </w:pPr>
      <w:r>
        <w:t xml:space="preserve">Think back to </w:t>
      </w:r>
      <w:r>
        <w:rPr>
          <w:color w:val="000000"/>
        </w:rPr>
        <w:t xml:space="preserve">before the events of October 7, 2023. </w:t>
      </w:r>
      <w:r>
        <w:t xml:space="preserve">How would you have answered the question about USAID performance? </w:t>
      </w:r>
      <w:r>
        <w:rPr>
          <w:color w:val="000000"/>
        </w:rPr>
        <w:t>Before October 7</w:t>
      </w:r>
      <w:proofErr w:type="gramStart"/>
      <w:r>
        <w:rPr>
          <w:color w:val="000000"/>
        </w:rPr>
        <w:t xml:space="preserve"> 2023</w:t>
      </w:r>
      <w:proofErr w:type="gramEnd"/>
      <w:r>
        <w:rPr>
          <w:color w:val="000000"/>
        </w:rPr>
        <w:t xml:space="preserve">, </w:t>
      </w:r>
      <w:r>
        <w:t xml:space="preserve">did you think that USAID was doing a bad job or a good job? On a scale from 1 to 5, where 1 1 is a very bad job, 2 is a somewhat bad job, 3 is neither a good job nor bad job, 4 is a somewhat good job, and 5 is a very good job, what is your opinion of USAID performance? </w:t>
      </w:r>
    </w:p>
    <w:p w14:paraId="000001D1" w14:textId="77777777" w:rsidR="00CD5CA9" w:rsidRDefault="00CD5CA9">
      <w:pPr>
        <w:pBdr>
          <w:top w:val="nil"/>
          <w:left w:val="nil"/>
          <w:bottom w:val="nil"/>
          <w:right w:val="nil"/>
          <w:between w:val="nil"/>
        </w:pBdr>
        <w:spacing w:after="0" w:line="240" w:lineRule="auto"/>
        <w:ind w:left="1260" w:hanging="360"/>
        <w:rPr>
          <w:color w:val="000000"/>
        </w:rPr>
      </w:pPr>
    </w:p>
    <w:tbl>
      <w:tblPr>
        <w:tblStyle w:val="a8"/>
        <w:tblW w:w="7760" w:type="dxa"/>
        <w:jc w:val="center"/>
        <w:tblBorders>
          <w:top w:val="nil"/>
          <w:left w:val="nil"/>
          <w:bottom w:val="nil"/>
          <w:right w:val="nil"/>
          <w:insideH w:val="nil"/>
          <w:insideV w:val="single" w:sz="4" w:space="0" w:color="000000"/>
        </w:tblBorders>
        <w:tblLayout w:type="fixed"/>
        <w:tblLook w:val="0400" w:firstRow="0" w:lastRow="0" w:firstColumn="0" w:lastColumn="0" w:noHBand="0" w:noVBand="1"/>
      </w:tblPr>
      <w:tblGrid>
        <w:gridCol w:w="1343"/>
        <w:gridCol w:w="1447"/>
        <w:gridCol w:w="1813"/>
        <w:gridCol w:w="1813"/>
        <w:gridCol w:w="1344"/>
      </w:tblGrid>
      <w:tr w:rsidR="00CD5CA9" w14:paraId="4F1688F7" w14:textId="77777777">
        <w:trPr>
          <w:jc w:val="center"/>
        </w:trPr>
        <w:tc>
          <w:tcPr>
            <w:tcW w:w="1343" w:type="dxa"/>
            <w:tcBorders>
              <w:top w:val="single" w:sz="4" w:space="0" w:color="000000"/>
            </w:tcBorders>
            <w:shd w:val="clear" w:color="auto" w:fill="002060"/>
          </w:tcPr>
          <w:p w14:paraId="000001D2" w14:textId="77777777" w:rsidR="00CD5CA9" w:rsidRDefault="00000000">
            <w:pPr>
              <w:spacing w:after="0" w:line="240" w:lineRule="auto"/>
              <w:jc w:val="center"/>
              <w:rPr>
                <w:color w:val="FFFFFF"/>
              </w:rPr>
            </w:pPr>
            <w:r>
              <w:rPr>
                <w:color w:val="FFFFFF"/>
              </w:rPr>
              <w:t>1</w:t>
            </w:r>
          </w:p>
        </w:tc>
        <w:tc>
          <w:tcPr>
            <w:tcW w:w="1447" w:type="dxa"/>
            <w:tcBorders>
              <w:top w:val="single" w:sz="4" w:space="0" w:color="000000"/>
            </w:tcBorders>
            <w:shd w:val="clear" w:color="auto" w:fill="002060"/>
          </w:tcPr>
          <w:p w14:paraId="000001D3" w14:textId="77777777" w:rsidR="00CD5CA9" w:rsidRDefault="00000000">
            <w:pPr>
              <w:spacing w:after="0" w:line="240" w:lineRule="auto"/>
              <w:jc w:val="center"/>
              <w:rPr>
                <w:color w:val="FFFFFF"/>
              </w:rPr>
            </w:pPr>
            <w:r>
              <w:rPr>
                <w:color w:val="FFFFFF"/>
              </w:rPr>
              <w:t>2</w:t>
            </w:r>
          </w:p>
        </w:tc>
        <w:tc>
          <w:tcPr>
            <w:tcW w:w="1813" w:type="dxa"/>
            <w:tcBorders>
              <w:top w:val="single" w:sz="4" w:space="0" w:color="000000"/>
            </w:tcBorders>
            <w:shd w:val="clear" w:color="auto" w:fill="002060"/>
          </w:tcPr>
          <w:p w14:paraId="000001D4" w14:textId="77777777" w:rsidR="00CD5CA9" w:rsidRDefault="00000000">
            <w:pPr>
              <w:spacing w:after="0" w:line="240" w:lineRule="auto"/>
              <w:jc w:val="center"/>
              <w:rPr>
                <w:color w:val="FFFFFF"/>
              </w:rPr>
            </w:pPr>
            <w:r>
              <w:rPr>
                <w:color w:val="FFFFFF"/>
              </w:rPr>
              <w:t>3</w:t>
            </w:r>
          </w:p>
        </w:tc>
        <w:tc>
          <w:tcPr>
            <w:tcW w:w="1813" w:type="dxa"/>
            <w:tcBorders>
              <w:top w:val="single" w:sz="4" w:space="0" w:color="000000"/>
            </w:tcBorders>
            <w:shd w:val="clear" w:color="auto" w:fill="002060"/>
          </w:tcPr>
          <w:p w14:paraId="000001D5" w14:textId="77777777" w:rsidR="00CD5CA9" w:rsidRDefault="00000000">
            <w:pPr>
              <w:spacing w:after="0" w:line="240" w:lineRule="auto"/>
              <w:jc w:val="center"/>
              <w:rPr>
                <w:color w:val="FFFFFF"/>
              </w:rPr>
            </w:pPr>
            <w:r>
              <w:rPr>
                <w:color w:val="FFFFFF"/>
              </w:rPr>
              <w:t>4</w:t>
            </w:r>
          </w:p>
        </w:tc>
        <w:tc>
          <w:tcPr>
            <w:tcW w:w="1344" w:type="dxa"/>
            <w:tcBorders>
              <w:top w:val="single" w:sz="4" w:space="0" w:color="000000"/>
            </w:tcBorders>
            <w:shd w:val="clear" w:color="auto" w:fill="002060"/>
          </w:tcPr>
          <w:p w14:paraId="000001D6" w14:textId="77777777" w:rsidR="00CD5CA9" w:rsidRDefault="00000000">
            <w:pPr>
              <w:spacing w:after="0" w:line="240" w:lineRule="auto"/>
              <w:jc w:val="center"/>
              <w:rPr>
                <w:color w:val="FFFFFF"/>
              </w:rPr>
            </w:pPr>
            <w:r>
              <w:rPr>
                <w:color w:val="FFFFFF"/>
              </w:rPr>
              <w:t>5</w:t>
            </w:r>
          </w:p>
        </w:tc>
      </w:tr>
      <w:tr w:rsidR="00CD5CA9" w14:paraId="2E9142A6" w14:textId="77777777">
        <w:trPr>
          <w:jc w:val="center"/>
        </w:trPr>
        <w:tc>
          <w:tcPr>
            <w:tcW w:w="1343" w:type="dxa"/>
            <w:tcBorders>
              <w:bottom w:val="single" w:sz="4" w:space="0" w:color="000000"/>
            </w:tcBorders>
            <w:shd w:val="clear" w:color="auto" w:fill="002060"/>
          </w:tcPr>
          <w:p w14:paraId="000001D7" w14:textId="77777777" w:rsidR="00CD5CA9" w:rsidRDefault="00000000">
            <w:pPr>
              <w:spacing w:after="0" w:line="240" w:lineRule="auto"/>
              <w:jc w:val="center"/>
              <w:rPr>
                <w:color w:val="FFFFFF"/>
              </w:rPr>
            </w:pPr>
            <w:r>
              <w:rPr>
                <w:color w:val="FFFFFF"/>
              </w:rPr>
              <w:t>A very bad job</w:t>
            </w:r>
          </w:p>
        </w:tc>
        <w:tc>
          <w:tcPr>
            <w:tcW w:w="1447" w:type="dxa"/>
            <w:tcBorders>
              <w:bottom w:val="single" w:sz="4" w:space="0" w:color="000000"/>
            </w:tcBorders>
            <w:shd w:val="clear" w:color="auto" w:fill="002060"/>
          </w:tcPr>
          <w:p w14:paraId="000001D8" w14:textId="77777777" w:rsidR="00CD5CA9" w:rsidRDefault="00000000">
            <w:pPr>
              <w:spacing w:after="0" w:line="240" w:lineRule="auto"/>
              <w:jc w:val="center"/>
              <w:rPr>
                <w:color w:val="FFFFFF"/>
              </w:rPr>
            </w:pPr>
            <w:r>
              <w:rPr>
                <w:color w:val="FFFFFF"/>
              </w:rPr>
              <w:t>A somewhat bad job</w:t>
            </w:r>
          </w:p>
        </w:tc>
        <w:tc>
          <w:tcPr>
            <w:tcW w:w="1813" w:type="dxa"/>
            <w:tcBorders>
              <w:bottom w:val="single" w:sz="4" w:space="0" w:color="000000"/>
            </w:tcBorders>
            <w:shd w:val="clear" w:color="auto" w:fill="002060"/>
          </w:tcPr>
          <w:p w14:paraId="000001D9" w14:textId="77777777" w:rsidR="00CD5CA9" w:rsidRDefault="00000000">
            <w:pPr>
              <w:spacing w:after="0" w:line="240" w:lineRule="auto"/>
              <w:jc w:val="center"/>
              <w:rPr>
                <w:color w:val="FFFFFF"/>
              </w:rPr>
            </w:pPr>
            <w:r>
              <w:rPr>
                <w:color w:val="FFFFFF"/>
              </w:rPr>
              <w:t>Neither a good job nor bad job</w:t>
            </w:r>
          </w:p>
        </w:tc>
        <w:tc>
          <w:tcPr>
            <w:tcW w:w="1813" w:type="dxa"/>
            <w:tcBorders>
              <w:bottom w:val="single" w:sz="4" w:space="0" w:color="000000"/>
            </w:tcBorders>
            <w:shd w:val="clear" w:color="auto" w:fill="002060"/>
          </w:tcPr>
          <w:p w14:paraId="000001DA" w14:textId="77777777" w:rsidR="00CD5CA9" w:rsidRDefault="00000000">
            <w:pPr>
              <w:spacing w:after="0" w:line="240" w:lineRule="auto"/>
              <w:jc w:val="center"/>
              <w:rPr>
                <w:color w:val="FFFFFF"/>
              </w:rPr>
            </w:pPr>
            <w:r>
              <w:rPr>
                <w:color w:val="FFFFFF"/>
              </w:rPr>
              <w:t>A somewhat good job</w:t>
            </w:r>
          </w:p>
        </w:tc>
        <w:tc>
          <w:tcPr>
            <w:tcW w:w="1344" w:type="dxa"/>
            <w:tcBorders>
              <w:bottom w:val="single" w:sz="4" w:space="0" w:color="000000"/>
            </w:tcBorders>
            <w:shd w:val="clear" w:color="auto" w:fill="002060"/>
          </w:tcPr>
          <w:p w14:paraId="000001DB" w14:textId="77777777" w:rsidR="00CD5CA9" w:rsidRDefault="00000000">
            <w:pPr>
              <w:spacing w:after="0" w:line="240" w:lineRule="auto"/>
              <w:jc w:val="center"/>
              <w:rPr>
                <w:color w:val="FFFFFF"/>
              </w:rPr>
            </w:pPr>
            <w:r>
              <w:rPr>
                <w:color w:val="FFFFFF"/>
              </w:rPr>
              <w:t>A very good job</w:t>
            </w:r>
          </w:p>
        </w:tc>
      </w:tr>
    </w:tbl>
    <w:p w14:paraId="000001DC" w14:textId="77777777" w:rsidR="00CD5CA9" w:rsidRDefault="00CD5CA9">
      <w:pPr>
        <w:spacing w:after="0" w:line="240" w:lineRule="auto"/>
        <w:ind w:left="1440"/>
        <w:rPr>
          <w:color w:val="000000"/>
        </w:rPr>
      </w:pPr>
    </w:p>
    <w:p w14:paraId="000001DD" w14:textId="77777777" w:rsidR="00CD5CA9" w:rsidRDefault="00000000">
      <w:pPr>
        <w:spacing w:after="0" w:line="240" w:lineRule="auto"/>
        <w:ind w:left="720"/>
        <w:rPr>
          <w:color w:val="000000"/>
        </w:rPr>
      </w:pPr>
      <w:r>
        <w:rPr>
          <w:color w:val="000000"/>
        </w:rPr>
        <w:t>98. Refused</w:t>
      </w:r>
    </w:p>
    <w:p w14:paraId="000001DE" w14:textId="77777777" w:rsidR="00CD5CA9" w:rsidRDefault="00000000">
      <w:pPr>
        <w:spacing w:after="0" w:line="240" w:lineRule="auto"/>
        <w:ind w:left="720"/>
        <w:rPr>
          <w:color w:val="000000"/>
        </w:rPr>
      </w:pPr>
      <w:r>
        <w:rPr>
          <w:color w:val="000000"/>
        </w:rPr>
        <w:t>99. Don’t know</w:t>
      </w:r>
    </w:p>
    <w:p w14:paraId="000001DF" w14:textId="77777777" w:rsidR="00CD5CA9" w:rsidRDefault="00000000">
      <w:pPr>
        <w:spacing w:after="0"/>
        <w:ind w:left="720"/>
        <w:rPr>
          <w:i/>
          <w:color w:val="C00000"/>
        </w:rPr>
      </w:pPr>
      <w:r>
        <w:rPr>
          <w:i/>
          <w:color w:val="C00000"/>
        </w:rPr>
        <w:t>94. Asked to stop the interview.</w:t>
      </w:r>
    </w:p>
    <w:p w14:paraId="000001E0" w14:textId="77777777" w:rsidR="00CD5CA9" w:rsidRDefault="00000000">
      <w:pPr>
        <w:spacing w:after="0"/>
        <w:ind w:left="720"/>
        <w:rPr>
          <w:i/>
          <w:color w:val="C00000"/>
        </w:rPr>
      </w:pPr>
      <w:r>
        <w:rPr>
          <w:i/>
          <w:color w:val="C00000"/>
        </w:rPr>
        <w:t>93. Not asked due to interview stoppage.</w:t>
      </w:r>
    </w:p>
    <w:p w14:paraId="000001E1" w14:textId="77777777" w:rsidR="00CD5CA9" w:rsidRDefault="00000000">
      <w:pPr>
        <w:pStyle w:val="Heading3"/>
      </w:pPr>
      <w:bookmarkStart w:id="17" w:name="_Toc183466660"/>
      <w:r>
        <w:t xml:space="preserve">eXPOSURE TO USAID </w:t>
      </w:r>
      <w:r>
        <w:rPr>
          <w:i/>
          <w:color w:val="000000"/>
        </w:rPr>
        <w:t>[ if Q3 == 1 OR Q3 == 2]</w:t>
      </w:r>
      <w:bookmarkEnd w:id="17"/>
    </w:p>
    <w:p w14:paraId="000001E2" w14:textId="77777777" w:rsidR="00CD5CA9" w:rsidRDefault="00000000">
      <w:pPr>
        <w:numPr>
          <w:ilvl w:val="0"/>
          <w:numId w:val="20"/>
        </w:numPr>
        <w:pBdr>
          <w:top w:val="nil"/>
          <w:left w:val="nil"/>
          <w:bottom w:val="nil"/>
          <w:right w:val="nil"/>
          <w:between w:val="nil"/>
        </w:pBdr>
        <w:spacing w:after="0" w:line="240" w:lineRule="auto"/>
        <w:rPr>
          <w:color w:val="000000"/>
        </w:rPr>
      </w:pPr>
      <w:r>
        <w:rPr>
          <w:color w:val="000000"/>
        </w:rPr>
        <w:t xml:space="preserve">Have you noticed the implementation of any USAID activities in your community? </w:t>
      </w:r>
    </w:p>
    <w:p w14:paraId="000001E3" w14:textId="77777777" w:rsidR="00CD5CA9" w:rsidRDefault="00000000">
      <w:pPr>
        <w:numPr>
          <w:ilvl w:val="3"/>
          <w:numId w:val="25"/>
        </w:numPr>
        <w:pBdr>
          <w:top w:val="nil"/>
          <w:left w:val="nil"/>
          <w:bottom w:val="nil"/>
          <w:right w:val="nil"/>
          <w:between w:val="nil"/>
        </w:pBdr>
        <w:spacing w:after="0" w:line="240" w:lineRule="auto"/>
        <w:ind w:left="1080"/>
        <w:rPr>
          <w:color w:val="000000"/>
        </w:rPr>
      </w:pPr>
      <w:r>
        <w:rPr>
          <w:color w:val="000000"/>
        </w:rPr>
        <w:t>Yes</w:t>
      </w:r>
    </w:p>
    <w:p w14:paraId="000001E4" w14:textId="77777777" w:rsidR="00CD5CA9" w:rsidRDefault="00000000">
      <w:pPr>
        <w:numPr>
          <w:ilvl w:val="3"/>
          <w:numId w:val="25"/>
        </w:numPr>
        <w:pBdr>
          <w:top w:val="nil"/>
          <w:left w:val="nil"/>
          <w:bottom w:val="nil"/>
          <w:right w:val="nil"/>
          <w:between w:val="nil"/>
        </w:pBdr>
        <w:spacing w:after="0" w:line="240" w:lineRule="auto"/>
        <w:ind w:left="1080"/>
        <w:rPr>
          <w:color w:val="000000"/>
        </w:rPr>
      </w:pPr>
      <w:r>
        <w:rPr>
          <w:color w:val="000000"/>
        </w:rPr>
        <w:t>No</w:t>
      </w:r>
    </w:p>
    <w:p w14:paraId="000001E5" w14:textId="77777777" w:rsidR="00CD5CA9" w:rsidRDefault="00000000">
      <w:pPr>
        <w:numPr>
          <w:ilvl w:val="3"/>
          <w:numId w:val="25"/>
        </w:numPr>
        <w:pBdr>
          <w:top w:val="nil"/>
          <w:left w:val="nil"/>
          <w:bottom w:val="nil"/>
          <w:right w:val="nil"/>
          <w:between w:val="nil"/>
        </w:pBdr>
        <w:spacing w:after="0" w:line="240" w:lineRule="auto"/>
        <w:ind w:left="1080"/>
        <w:rPr>
          <w:color w:val="000000"/>
        </w:rPr>
      </w:pPr>
      <w:r>
        <w:rPr>
          <w:color w:val="000000"/>
        </w:rPr>
        <w:t>Refused (vol.)</w:t>
      </w:r>
    </w:p>
    <w:p w14:paraId="000001E6" w14:textId="77777777" w:rsidR="00CD5CA9" w:rsidRDefault="00000000">
      <w:pPr>
        <w:numPr>
          <w:ilvl w:val="3"/>
          <w:numId w:val="25"/>
        </w:numPr>
        <w:pBdr>
          <w:top w:val="nil"/>
          <w:left w:val="nil"/>
          <w:bottom w:val="nil"/>
          <w:right w:val="nil"/>
          <w:between w:val="nil"/>
        </w:pBdr>
        <w:spacing w:after="0" w:line="240" w:lineRule="auto"/>
        <w:ind w:left="1080"/>
        <w:rPr>
          <w:color w:val="000000"/>
        </w:rPr>
      </w:pPr>
      <w:r>
        <w:rPr>
          <w:color w:val="000000"/>
        </w:rPr>
        <w:t>Don’t know (vol.)</w:t>
      </w:r>
    </w:p>
    <w:p w14:paraId="000001E7" w14:textId="77777777" w:rsidR="00CD5CA9" w:rsidRDefault="00000000">
      <w:pPr>
        <w:pBdr>
          <w:top w:val="nil"/>
          <w:left w:val="nil"/>
          <w:bottom w:val="nil"/>
          <w:right w:val="nil"/>
          <w:between w:val="nil"/>
        </w:pBdr>
        <w:spacing w:after="0" w:line="240" w:lineRule="auto"/>
        <w:ind w:left="720"/>
        <w:rPr>
          <w:rFonts w:ascii="Gill Sans" w:hAnsi="Gill Sans" w:cs="Gill Sans"/>
          <w:i/>
          <w:color w:val="C00000"/>
        </w:rPr>
      </w:pPr>
      <w:r>
        <w:rPr>
          <w:rFonts w:ascii="Gill Sans" w:hAnsi="Gill Sans" w:cs="Gill Sans"/>
          <w:i/>
          <w:color w:val="C00000"/>
        </w:rPr>
        <w:t>94. Asked to stop the interview.</w:t>
      </w:r>
    </w:p>
    <w:p w14:paraId="000001E8" w14:textId="77777777" w:rsidR="00CD5CA9" w:rsidRDefault="00000000">
      <w:pPr>
        <w:pBdr>
          <w:top w:val="nil"/>
          <w:left w:val="nil"/>
          <w:bottom w:val="nil"/>
          <w:right w:val="nil"/>
          <w:between w:val="nil"/>
        </w:pBdr>
        <w:spacing w:after="0" w:line="240" w:lineRule="auto"/>
        <w:ind w:left="720"/>
        <w:rPr>
          <w:rFonts w:ascii="Gill Sans" w:hAnsi="Gill Sans" w:cs="Gill Sans"/>
          <w:i/>
          <w:color w:val="C00000"/>
        </w:rPr>
      </w:pPr>
      <w:r>
        <w:rPr>
          <w:rFonts w:ascii="Gill Sans" w:hAnsi="Gill Sans" w:cs="Gill Sans"/>
          <w:i/>
          <w:color w:val="C00000"/>
        </w:rPr>
        <w:t xml:space="preserve">93. Not asked due to interview stoppage. </w:t>
      </w:r>
    </w:p>
    <w:p w14:paraId="000001E9" w14:textId="77777777" w:rsidR="00CD5CA9" w:rsidRDefault="00CD5CA9">
      <w:pPr>
        <w:pBdr>
          <w:top w:val="nil"/>
          <w:left w:val="nil"/>
          <w:bottom w:val="nil"/>
          <w:right w:val="nil"/>
          <w:between w:val="nil"/>
        </w:pBdr>
        <w:spacing w:after="0" w:line="240" w:lineRule="auto"/>
        <w:ind w:left="1260"/>
        <w:rPr>
          <w:color w:val="000000"/>
        </w:rPr>
      </w:pPr>
    </w:p>
    <w:p w14:paraId="000001EA" w14:textId="77777777" w:rsidR="00CD5CA9" w:rsidRDefault="00CD5CA9">
      <w:pPr>
        <w:pBdr>
          <w:top w:val="nil"/>
          <w:left w:val="nil"/>
          <w:bottom w:val="nil"/>
          <w:right w:val="nil"/>
          <w:between w:val="nil"/>
        </w:pBdr>
        <w:tabs>
          <w:tab w:val="left" w:pos="1800"/>
        </w:tabs>
        <w:spacing w:after="0" w:line="240" w:lineRule="auto"/>
        <w:ind w:left="1440"/>
        <w:rPr>
          <w:color w:val="000000"/>
        </w:rPr>
      </w:pPr>
    </w:p>
    <w:p w14:paraId="000001EB" w14:textId="77777777" w:rsidR="00CD5CA9" w:rsidRDefault="00000000">
      <w:pPr>
        <w:numPr>
          <w:ilvl w:val="0"/>
          <w:numId w:val="20"/>
        </w:numPr>
        <w:pBdr>
          <w:top w:val="nil"/>
          <w:left w:val="nil"/>
          <w:bottom w:val="nil"/>
          <w:right w:val="nil"/>
          <w:between w:val="nil"/>
        </w:pBdr>
        <w:spacing w:after="0" w:line="240" w:lineRule="auto"/>
        <w:rPr>
          <w:color w:val="000000"/>
        </w:rPr>
      </w:pPr>
      <w:r>
        <w:rPr>
          <w:color w:val="000000"/>
        </w:rPr>
        <w:t xml:space="preserve">[if Q9 ==1] What types of activities? (Select all that apply, vol.) </w:t>
      </w:r>
    </w:p>
    <w:p w14:paraId="000001EC" w14:textId="77777777" w:rsidR="00CD5CA9" w:rsidRDefault="00000000">
      <w:pPr>
        <w:numPr>
          <w:ilvl w:val="1"/>
          <w:numId w:val="20"/>
        </w:numPr>
        <w:pBdr>
          <w:top w:val="nil"/>
          <w:left w:val="nil"/>
          <w:bottom w:val="nil"/>
          <w:right w:val="nil"/>
          <w:between w:val="nil"/>
        </w:pBdr>
        <w:spacing w:after="0" w:line="240" w:lineRule="auto"/>
      </w:pPr>
      <w:r>
        <w:t>Humanitarian relief</w:t>
      </w:r>
    </w:p>
    <w:p w14:paraId="000001ED" w14:textId="77777777" w:rsidR="00CD5CA9" w:rsidRDefault="00000000">
      <w:pPr>
        <w:numPr>
          <w:ilvl w:val="1"/>
          <w:numId w:val="20"/>
        </w:numPr>
        <w:pBdr>
          <w:top w:val="nil"/>
          <w:left w:val="nil"/>
          <w:bottom w:val="nil"/>
          <w:right w:val="nil"/>
          <w:between w:val="nil"/>
        </w:pBdr>
        <w:spacing w:after="0" w:line="240" w:lineRule="auto"/>
      </w:pPr>
      <w:r>
        <w:t>Supporting civil society organizations and local community groups</w:t>
      </w:r>
    </w:p>
    <w:p w14:paraId="000001EE" w14:textId="77777777" w:rsidR="00CD5CA9" w:rsidRDefault="00000000">
      <w:pPr>
        <w:numPr>
          <w:ilvl w:val="1"/>
          <w:numId w:val="20"/>
        </w:numPr>
        <w:pBdr>
          <w:top w:val="nil"/>
          <w:left w:val="nil"/>
          <w:bottom w:val="nil"/>
          <w:right w:val="nil"/>
          <w:between w:val="nil"/>
        </w:pBdr>
        <w:spacing w:after="0" w:line="240" w:lineRule="auto"/>
      </w:pPr>
      <w:r>
        <w:t xml:space="preserve">Democracy </w:t>
      </w:r>
    </w:p>
    <w:p w14:paraId="000001EF" w14:textId="77777777" w:rsidR="00CD5CA9" w:rsidRDefault="00000000">
      <w:pPr>
        <w:numPr>
          <w:ilvl w:val="1"/>
          <w:numId w:val="20"/>
        </w:numPr>
        <w:pBdr>
          <w:top w:val="nil"/>
          <w:left w:val="nil"/>
          <w:bottom w:val="nil"/>
          <w:right w:val="nil"/>
          <w:between w:val="nil"/>
        </w:pBdr>
        <w:spacing w:after="0" w:line="240" w:lineRule="auto"/>
      </w:pPr>
      <w:r>
        <w:t xml:space="preserve">Good governance </w:t>
      </w:r>
    </w:p>
    <w:p w14:paraId="000001F0" w14:textId="77777777" w:rsidR="00CD5CA9" w:rsidRDefault="00000000">
      <w:pPr>
        <w:numPr>
          <w:ilvl w:val="1"/>
          <w:numId w:val="20"/>
        </w:numPr>
        <w:pBdr>
          <w:top w:val="nil"/>
          <w:left w:val="nil"/>
          <w:bottom w:val="nil"/>
          <w:right w:val="nil"/>
          <w:between w:val="nil"/>
        </w:pBdr>
        <w:spacing w:after="0" w:line="240" w:lineRule="auto"/>
      </w:pPr>
      <w:r>
        <w:rPr>
          <w:color w:val="000000"/>
        </w:rPr>
        <w:t>Food security and nutritional support</w:t>
      </w:r>
    </w:p>
    <w:p w14:paraId="000001F1" w14:textId="77777777" w:rsidR="00CD5CA9" w:rsidRDefault="00000000">
      <w:pPr>
        <w:numPr>
          <w:ilvl w:val="1"/>
          <w:numId w:val="20"/>
        </w:numPr>
        <w:pBdr>
          <w:top w:val="nil"/>
          <w:left w:val="nil"/>
          <w:bottom w:val="nil"/>
          <w:right w:val="nil"/>
          <w:between w:val="nil"/>
        </w:pBdr>
        <w:spacing w:after="0" w:line="240" w:lineRule="auto"/>
      </w:pPr>
      <w:r>
        <w:rPr>
          <w:color w:val="000000"/>
        </w:rPr>
        <w:t>Job training and support</w:t>
      </w:r>
    </w:p>
    <w:p w14:paraId="000001F2" w14:textId="77777777" w:rsidR="00CD5CA9" w:rsidRDefault="00000000">
      <w:pPr>
        <w:numPr>
          <w:ilvl w:val="1"/>
          <w:numId w:val="20"/>
        </w:numPr>
        <w:pBdr>
          <w:top w:val="nil"/>
          <w:left w:val="nil"/>
          <w:bottom w:val="nil"/>
          <w:right w:val="nil"/>
          <w:between w:val="nil"/>
        </w:pBdr>
        <w:spacing w:after="0" w:line="240" w:lineRule="auto"/>
      </w:pPr>
      <w:r>
        <w:rPr>
          <w:color w:val="000000"/>
        </w:rPr>
        <w:t>Support for local community groups</w:t>
      </w:r>
    </w:p>
    <w:p w14:paraId="000001F3" w14:textId="77777777" w:rsidR="00CD5CA9" w:rsidRDefault="00000000">
      <w:pPr>
        <w:numPr>
          <w:ilvl w:val="1"/>
          <w:numId w:val="20"/>
        </w:numPr>
        <w:pBdr>
          <w:top w:val="nil"/>
          <w:left w:val="nil"/>
          <w:bottom w:val="nil"/>
          <w:right w:val="nil"/>
          <w:between w:val="nil"/>
        </w:pBdr>
        <w:spacing w:after="0" w:line="240" w:lineRule="auto"/>
      </w:pPr>
      <w:r>
        <w:rPr>
          <w:color w:val="000000"/>
        </w:rPr>
        <w:t>Economic growth activities for small businesses</w:t>
      </w:r>
    </w:p>
    <w:p w14:paraId="000001F4" w14:textId="77777777" w:rsidR="00CD5CA9" w:rsidRDefault="00000000">
      <w:pPr>
        <w:numPr>
          <w:ilvl w:val="1"/>
          <w:numId w:val="20"/>
        </w:numPr>
        <w:pBdr>
          <w:top w:val="nil"/>
          <w:left w:val="nil"/>
          <w:bottom w:val="nil"/>
          <w:right w:val="nil"/>
          <w:between w:val="nil"/>
        </w:pBdr>
        <w:spacing w:after="0" w:line="240" w:lineRule="auto"/>
      </w:pPr>
      <w:r>
        <w:rPr>
          <w:color w:val="000000"/>
        </w:rPr>
        <w:t>Water and wastewater activities</w:t>
      </w:r>
    </w:p>
    <w:p w14:paraId="000001F5" w14:textId="77777777" w:rsidR="00CD5CA9" w:rsidRDefault="00000000">
      <w:pPr>
        <w:numPr>
          <w:ilvl w:val="1"/>
          <w:numId w:val="20"/>
        </w:numPr>
        <w:pBdr>
          <w:top w:val="nil"/>
          <w:left w:val="nil"/>
          <w:bottom w:val="nil"/>
          <w:right w:val="nil"/>
          <w:between w:val="nil"/>
        </w:pBdr>
        <w:spacing w:after="0" w:line="240" w:lineRule="auto"/>
      </w:pPr>
      <w:r>
        <w:t xml:space="preserve">     </w:t>
      </w:r>
      <w:r>
        <w:rPr>
          <w:color w:val="000000"/>
        </w:rPr>
        <w:t>Road and bridge construction activities</w:t>
      </w:r>
    </w:p>
    <w:p w14:paraId="000001F6" w14:textId="77777777" w:rsidR="00CD5CA9" w:rsidRDefault="00000000">
      <w:pPr>
        <w:numPr>
          <w:ilvl w:val="1"/>
          <w:numId w:val="20"/>
        </w:numPr>
        <w:pBdr>
          <w:top w:val="nil"/>
          <w:left w:val="nil"/>
          <w:bottom w:val="nil"/>
          <w:right w:val="nil"/>
          <w:between w:val="nil"/>
        </w:pBdr>
        <w:spacing w:after="0" w:line="240" w:lineRule="auto"/>
      </w:pPr>
      <w:r>
        <w:rPr>
          <w:color w:val="000000"/>
        </w:rPr>
        <w:lastRenderedPageBreak/>
        <w:t>Other transportation activities</w:t>
      </w:r>
    </w:p>
    <w:p w14:paraId="000001F7" w14:textId="77777777" w:rsidR="00CD5CA9" w:rsidRDefault="00000000">
      <w:pPr>
        <w:numPr>
          <w:ilvl w:val="1"/>
          <w:numId w:val="20"/>
        </w:numPr>
        <w:pBdr>
          <w:top w:val="nil"/>
          <w:left w:val="nil"/>
          <w:bottom w:val="nil"/>
          <w:right w:val="nil"/>
          <w:between w:val="nil"/>
        </w:pBdr>
        <w:spacing w:after="0" w:line="240" w:lineRule="auto"/>
      </w:pPr>
      <w:r>
        <w:rPr>
          <w:color w:val="000000"/>
        </w:rPr>
        <w:t>Youth-focused activities</w:t>
      </w:r>
    </w:p>
    <w:p w14:paraId="000001F8" w14:textId="77777777" w:rsidR="00CD5CA9" w:rsidRDefault="00000000">
      <w:pPr>
        <w:numPr>
          <w:ilvl w:val="1"/>
          <w:numId w:val="20"/>
        </w:numPr>
        <w:pBdr>
          <w:top w:val="nil"/>
          <w:left w:val="nil"/>
          <w:bottom w:val="nil"/>
          <w:right w:val="nil"/>
          <w:between w:val="nil"/>
        </w:pBdr>
        <w:spacing w:after="0" w:line="240" w:lineRule="auto"/>
      </w:pPr>
      <w:r>
        <w:rPr>
          <w:color w:val="000000"/>
        </w:rPr>
        <w:t>School/education activities</w:t>
      </w:r>
    </w:p>
    <w:p w14:paraId="000001F9" w14:textId="77777777" w:rsidR="00CD5CA9" w:rsidRDefault="00000000">
      <w:pPr>
        <w:numPr>
          <w:ilvl w:val="1"/>
          <w:numId w:val="20"/>
        </w:numPr>
        <w:pBdr>
          <w:top w:val="nil"/>
          <w:left w:val="nil"/>
          <w:bottom w:val="nil"/>
          <w:right w:val="nil"/>
          <w:between w:val="nil"/>
        </w:pBdr>
        <w:spacing w:after="0" w:line="240" w:lineRule="auto"/>
      </w:pPr>
      <w:r>
        <w:rPr>
          <w:color w:val="000000"/>
        </w:rPr>
        <w:t>Health clinics or other health activities</w:t>
      </w:r>
    </w:p>
    <w:p w14:paraId="000001FA" w14:textId="77777777" w:rsidR="00CD5CA9" w:rsidRDefault="00000000">
      <w:pPr>
        <w:numPr>
          <w:ilvl w:val="1"/>
          <w:numId w:val="20"/>
        </w:numPr>
        <w:pBdr>
          <w:top w:val="nil"/>
          <w:left w:val="nil"/>
          <w:bottom w:val="nil"/>
          <w:right w:val="nil"/>
          <w:between w:val="nil"/>
        </w:pBdr>
        <w:spacing w:after="0" w:line="240" w:lineRule="auto"/>
      </w:pPr>
      <w:r>
        <w:rPr>
          <w:color w:val="000000"/>
        </w:rPr>
        <w:t>Cross-border peacebuilding</w:t>
      </w:r>
    </w:p>
    <w:p w14:paraId="000001FB" w14:textId="77777777" w:rsidR="00CD5CA9" w:rsidRDefault="00000000">
      <w:pPr>
        <w:numPr>
          <w:ilvl w:val="1"/>
          <w:numId w:val="20"/>
        </w:numPr>
        <w:pBdr>
          <w:top w:val="nil"/>
          <w:left w:val="nil"/>
          <w:bottom w:val="nil"/>
          <w:right w:val="nil"/>
          <w:between w:val="nil"/>
        </w:pBdr>
        <w:spacing w:after="0" w:line="240" w:lineRule="auto"/>
      </w:pPr>
      <w:r>
        <w:rPr>
          <w:color w:val="000000"/>
        </w:rPr>
        <w:t>Tourism</w:t>
      </w:r>
    </w:p>
    <w:p w14:paraId="000001FC" w14:textId="77777777" w:rsidR="00CD5CA9" w:rsidRDefault="00000000">
      <w:pPr>
        <w:numPr>
          <w:ilvl w:val="1"/>
          <w:numId w:val="20"/>
        </w:numPr>
        <w:pBdr>
          <w:top w:val="nil"/>
          <w:left w:val="nil"/>
          <w:bottom w:val="nil"/>
          <w:right w:val="nil"/>
          <w:between w:val="nil"/>
        </w:pBdr>
        <w:spacing w:after="0" w:line="240" w:lineRule="auto"/>
      </w:pPr>
      <w:r>
        <w:rPr>
          <w:color w:val="000000"/>
        </w:rPr>
        <w:t>Agriculture</w:t>
      </w:r>
    </w:p>
    <w:p w14:paraId="000001FD" w14:textId="77777777" w:rsidR="00CD5CA9" w:rsidRDefault="00000000">
      <w:pPr>
        <w:numPr>
          <w:ilvl w:val="1"/>
          <w:numId w:val="20"/>
        </w:numPr>
        <w:pBdr>
          <w:top w:val="nil"/>
          <w:left w:val="nil"/>
          <w:bottom w:val="nil"/>
          <w:right w:val="nil"/>
          <w:between w:val="nil"/>
        </w:pBdr>
        <w:spacing w:after="0" w:line="240" w:lineRule="auto"/>
      </w:pPr>
      <w:r>
        <w:rPr>
          <w:color w:val="000000"/>
        </w:rPr>
        <w:t>Other_______________</w:t>
      </w:r>
    </w:p>
    <w:p w14:paraId="000001FE" w14:textId="77777777" w:rsidR="00CD5CA9" w:rsidRDefault="00000000">
      <w:pPr>
        <w:pBdr>
          <w:top w:val="nil"/>
          <w:left w:val="nil"/>
          <w:bottom w:val="nil"/>
          <w:right w:val="nil"/>
          <w:between w:val="nil"/>
        </w:pBdr>
        <w:spacing w:after="0" w:line="240" w:lineRule="auto"/>
        <w:ind w:left="1080" w:hanging="360"/>
        <w:rPr>
          <w:color w:val="000000"/>
        </w:rPr>
      </w:pPr>
      <w:r>
        <w:rPr>
          <w:color w:val="000000"/>
        </w:rPr>
        <w:t xml:space="preserve">97. Not asked </w:t>
      </w:r>
      <w:r>
        <w:rPr>
          <w:i/>
          <w:color w:val="000000"/>
        </w:rPr>
        <w:t>due</w:t>
      </w:r>
      <w:r>
        <w:rPr>
          <w:color w:val="000000"/>
        </w:rPr>
        <w:t xml:space="preserve"> </w:t>
      </w:r>
      <w:r>
        <w:rPr>
          <w:i/>
          <w:color w:val="000000"/>
        </w:rPr>
        <w:t>to unfamiliarity with USAID</w:t>
      </w:r>
    </w:p>
    <w:p w14:paraId="000001FF" w14:textId="77777777" w:rsidR="00CD5CA9" w:rsidRDefault="00000000">
      <w:pPr>
        <w:pBdr>
          <w:top w:val="nil"/>
          <w:left w:val="nil"/>
          <w:bottom w:val="nil"/>
          <w:right w:val="nil"/>
          <w:between w:val="nil"/>
        </w:pBdr>
        <w:spacing w:after="0" w:line="240" w:lineRule="auto"/>
        <w:ind w:left="1080" w:hanging="360"/>
        <w:rPr>
          <w:color w:val="000000"/>
        </w:rPr>
      </w:pPr>
      <w:r>
        <w:rPr>
          <w:color w:val="000000"/>
        </w:rPr>
        <w:t>98. Refused (vol)</w:t>
      </w:r>
    </w:p>
    <w:p w14:paraId="00000200" w14:textId="77777777" w:rsidR="00CD5CA9" w:rsidRDefault="00000000">
      <w:pPr>
        <w:pBdr>
          <w:top w:val="nil"/>
          <w:left w:val="nil"/>
          <w:bottom w:val="nil"/>
          <w:right w:val="nil"/>
          <w:between w:val="nil"/>
        </w:pBdr>
        <w:spacing w:after="0" w:line="240" w:lineRule="auto"/>
        <w:ind w:left="1080" w:hanging="360"/>
        <w:rPr>
          <w:color w:val="000000"/>
        </w:rPr>
      </w:pPr>
      <w:r>
        <w:rPr>
          <w:color w:val="000000"/>
        </w:rPr>
        <w:t>99. Don’t know (vol)</w:t>
      </w:r>
    </w:p>
    <w:p w14:paraId="00000201" w14:textId="77777777" w:rsidR="00CD5CA9" w:rsidRDefault="00000000">
      <w:pPr>
        <w:spacing w:after="0"/>
        <w:ind w:left="720"/>
        <w:rPr>
          <w:i/>
          <w:color w:val="C00000"/>
        </w:rPr>
      </w:pPr>
      <w:r>
        <w:rPr>
          <w:i/>
          <w:color w:val="C00000"/>
        </w:rPr>
        <w:t>94. Asked to stop the interview.</w:t>
      </w:r>
    </w:p>
    <w:p w14:paraId="00000202" w14:textId="77777777" w:rsidR="00CD5CA9" w:rsidRDefault="00000000">
      <w:pPr>
        <w:spacing w:after="0"/>
        <w:ind w:left="720"/>
        <w:rPr>
          <w:i/>
          <w:color w:val="C00000"/>
        </w:rPr>
      </w:pPr>
      <w:r>
        <w:rPr>
          <w:i/>
          <w:color w:val="C00000"/>
        </w:rPr>
        <w:t>93. Not asked due to interview stoppage.</w:t>
      </w:r>
    </w:p>
    <w:p w14:paraId="00000203" w14:textId="77777777" w:rsidR="00CD5CA9" w:rsidRDefault="00000000">
      <w:pPr>
        <w:numPr>
          <w:ilvl w:val="0"/>
          <w:numId w:val="20"/>
        </w:numPr>
        <w:pBdr>
          <w:top w:val="nil"/>
          <w:left w:val="nil"/>
          <w:bottom w:val="nil"/>
          <w:right w:val="nil"/>
          <w:between w:val="nil"/>
        </w:pBdr>
        <w:spacing w:after="0" w:line="240" w:lineRule="auto"/>
        <w:rPr>
          <w:color w:val="000000"/>
        </w:rPr>
      </w:pPr>
      <w:r>
        <w:rPr>
          <w:color w:val="000000"/>
        </w:rPr>
        <w:t>Have you participated in any USAID-funded activities in the past year?</w:t>
      </w:r>
    </w:p>
    <w:p w14:paraId="00000204" w14:textId="77777777" w:rsidR="00CD5CA9" w:rsidRDefault="00000000">
      <w:pPr>
        <w:numPr>
          <w:ilvl w:val="1"/>
          <w:numId w:val="48"/>
        </w:numPr>
        <w:pBdr>
          <w:top w:val="nil"/>
          <w:left w:val="nil"/>
          <w:bottom w:val="nil"/>
          <w:right w:val="nil"/>
          <w:between w:val="nil"/>
        </w:pBdr>
        <w:spacing w:after="0" w:line="240" w:lineRule="auto"/>
        <w:ind w:left="1170" w:hanging="450"/>
        <w:rPr>
          <w:color w:val="000000"/>
        </w:rPr>
      </w:pPr>
      <w:r>
        <w:rPr>
          <w:color w:val="000000"/>
        </w:rPr>
        <w:t>Yes</w:t>
      </w:r>
    </w:p>
    <w:p w14:paraId="00000205" w14:textId="77777777" w:rsidR="00CD5CA9" w:rsidRDefault="00000000">
      <w:pPr>
        <w:numPr>
          <w:ilvl w:val="1"/>
          <w:numId w:val="48"/>
        </w:numPr>
        <w:pBdr>
          <w:top w:val="nil"/>
          <w:left w:val="nil"/>
          <w:bottom w:val="nil"/>
          <w:right w:val="nil"/>
          <w:between w:val="nil"/>
        </w:pBdr>
        <w:spacing w:after="0" w:line="240" w:lineRule="auto"/>
        <w:ind w:left="1170" w:hanging="450"/>
        <w:rPr>
          <w:color w:val="000000"/>
        </w:rPr>
      </w:pPr>
      <w:r>
        <w:rPr>
          <w:color w:val="000000"/>
        </w:rPr>
        <w:t>No</w:t>
      </w:r>
    </w:p>
    <w:p w14:paraId="00000206" w14:textId="77777777" w:rsidR="00CD5CA9" w:rsidRDefault="00000000">
      <w:pPr>
        <w:numPr>
          <w:ilvl w:val="1"/>
          <w:numId w:val="4"/>
        </w:numPr>
        <w:pBdr>
          <w:top w:val="nil"/>
          <w:left w:val="nil"/>
          <w:bottom w:val="nil"/>
          <w:right w:val="nil"/>
          <w:between w:val="nil"/>
        </w:pBdr>
        <w:spacing w:after="0" w:line="240" w:lineRule="auto"/>
        <w:ind w:left="1170" w:hanging="450"/>
        <w:rPr>
          <w:color w:val="000000"/>
        </w:rPr>
      </w:pPr>
      <w:r>
        <w:rPr>
          <w:color w:val="000000"/>
        </w:rPr>
        <w:t>Refused (Vol.)</w:t>
      </w:r>
    </w:p>
    <w:p w14:paraId="00000207" w14:textId="77777777" w:rsidR="00CD5CA9" w:rsidRDefault="00000000">
      <w:pPr>
        <w:numPr>
          <w:ilvl w:val="1"/>
          <w:numId w:val="4"/>
        </w:numPr>
        <w:pBdr>
          <w:top w:val="nil"/>
          <w:left w:val="nil"/>
          <w:bottom w:val="nil"/>
          <w:right w:val="nil"/>
          <w:between w:val="nil"/>
        </w:pBdr>
        <w:spacing w:after="0" w:line="240" w:lineRule="auto"/>
        <w:ind w:left="1170" w:hanging="450"/>
        <w:rPr>
          <w:color w:val="000000"/>
        </w:rPr>
      </w:pPr>
      <w:r>
        <w:rPr>
          <w:color w:val="000000"/>
        </w:rPr>
        <w:t>Don’t know (Vol.)</w:t>
      </w:r>
    </w:p>
    <w:p w14:paraId="00000208" w14:textId="77777777" w:rsidR="00CD5CA9" w:rsidRDefault="00000000">
      <w:pPr>
        <w:pBdr>
          <w:top w:val="nil"/>
          <w:left w:val="nil"/>
          <w:bottom w:val="nil"/>
          <w:right w:val="nil"/>
          <w:between w:val="nil"/>
        </w:pBdr>
        <w:spacing w:after="0" w:line="240" w:lineRule="auto"/>
        <w:ind w:left="720"/>
        <w:rPr>
          <w:rFonts w:ascii="Gill Sans" w:hAnsi="Gill Sans" w:cs="Gill Sans"/>
          <w:i/>
          <w:color w:val="C00000"/>
        </w:rPr>
      </w:pPr>
      <w:r>
        <w:rPr>
          <w:rFonts w:ascii="Gill Sans" w:hAnsi="Gill Sans" w:cs="Gill Sans"/>
          <w:i/>
          <w:color w:val="C00000"/>
        </w:rPr>
        <w:t>94. Asked to stop the interview.</w:t>
      </w:r>
    </w:p>
    <w:p w14:paraId="00000209" w14:textId="77777777" w:rsidR="00CD5CA9" w:rsidRDefault="00000000">
      <w:pPr>
        <w:pBdr>
          <w:top w:val="nil"/>
          <w:left w:val="nil"/>
          <w:bottom w:val="nil"/>
          <w:right w:val="nil"/>
          <w:between w:val="nil"/>
        </w:pBdr>
        <w:spacing w:after="0" w:line="240" w:lineRule="auto"/>
        <w:ind w:left="720"/>
        <w:rPr>
          <w:rFonts w:ascii="Gill Sans" w:hAnsi="Gill Sans" w:cs="Gill Sans"/>
          <w:color w:val="000000"/>
        </w:rPr>
      </w:pPr>
      <w:r>
        <w:rPr>
          <w:rFonts w:ascii="Gill Sans" w:hAnsi="Gill Sans" w:cs="Gill Sans"/>
          <w:i/>
          <w:color w:val="C00000"/>
        </w:rPr>
        <w:t>93. Not asked due to interview stoppage</w:t>
      </w:r>
    </w:p>
    <w:p w14:paraId="0000020A" w14:textId="77777777" w:rsidR="00CD5CA9" w:rsidRDefault="00CD5CA9">
      <w:pPr>
        <w:pBdr>
          <w:top w:val="nil"/>
          <w:left w:val="nil"/>
          <w:bottom w:val="nil"/>
          <w:right w:val="nil"/>
          <w:between w:val="nil"/>
        </w:pBdr>
        <w:spacing w:after="0" w:line="240" w:lineRule="auto"/>
        <w:ind w:left="720" w:hanging="360"/>
        <w:rPr>
          <w:color w:val="000000"/>
        </w:rPr>
      </w:pPr>
    </w:p>
    <w:p w14:paraId="0000020B" w14:textId="77777777" w:rsidR="00CD5CA9" w:rsidRDefault="00000000">
      <w:pPr>
        <w:numPr>
          <w:ilvl w:val="0"/>
          <w:numId w:val="20"/>
        </w:numPr>
        <w:pBdr>
          <w:top w:val="nil"/>
          <w:left w:val="nil"/>
          <w:bottom w:val="nil"/>
          <w:right w:val="nil"/>
          <w:between w:val="nil"/>
        </w:pBdr>
        <w:spacing w:after="0" w:line="240" w:lineRule="auto"/>
      </w:pPr>
      <w:r>
        <w:rPr>
          <w:color w:val="000000"/>
        </w:rPr>
        <w:t xml:space="preserve">[if Q11 == 1] What type of activity? (Select all that apply, vol.) </w:t>
      </w:r>
    </w:p>
    <w:p w14:paraId="0000020C" w14:textId="77777777" w:rsidR="00CD5CA9" w:rsidRDefault="00000000">
      <w:pPr>
        <w:numPr>
          <w:ilvl w:val="1"/>
          <w:numId w:val="20"/>
        </w:numPr>
        <w:pBdr>
          <w:top w:val="nil"/>
          <w:left w:val="nil"/>
          <w:bottom w:val="nil"/>
          <w:right w:val="nil"/>
          <w:between w:val="nil"/>
        </w:pBdr>
        <w:spacing w:after="0" w:line="240" w:lineRule="auto"/>
      </w:pPr>
      <w:r>
        <w:t>Humanitarian relief</w:t>
      </w:r>
    </w:p>
    <w:p w14:paraId="0000020D" w14:textId="77777777" w:rsidR="00CD5CA9" w:rsidRDefault="00000000">
      <w:pPr>
        <w:numPr>
          <w:ilvl w:val="1"/>
          <w:numId w:val="20"/>
        </w:numPr>
        <w:pBdr>
          <w:top w:val="nil"/>
          <w:left w:val="nil"/>
          <w:bottom w:val="nil"/>
          <w:right w:val="nil"/>
          <w:between w:val="nil"/>
        </w:pBdr>
        <w:spacing w:after="0" w:line="240" w:lineRule="auto"/>
      </w:pPr>
      <w:r>
        <w:t>Supporting civil society organizations and local community groups</w:t>
      </w:r>
    </w:p>
    <w:p w14:paraId="0000020E" w14:textId="77777777" w:rsidR="00CD5CA9" w:rsidRDefault="00000000">
      <w:pPr>
        <w:numPr>
          <w:ilvl w:val="1"/>
          <w:numId w:val="20"/>
        </w:numPr>
        <w:pBdr>
          <w:top w:val="nil"/>
          <w:left w:val="nil"/>
          <w:bottom w:val="nil"/>
          <w:right w:val="nil"/>
          <w:between w:val="nil"/>
        </w:pBdr>
        <w:spacing w:after="0" w:line="240" w:lineRule="auto"/>
      </w:pPr>
      <w:r>
        <w:t xml:space="preserve">Democracy </w:t>
      </w:r>
    </w:p>
    <w:p w14:paraId="0000020F" w14:textId="77777777" w:rsidR="00CD5CA9" w:rsidRDefault="00000000">
      <w:pPr>
        <w:numPr>
          <w:ilvl w:val="1"/>
          <w:numId w:val="20"/>
        </w:numPr>
        <w:pBdr>
          <w:top w:val="nil"/>
          <w:left w:val="nil"/>
          <w:bottom w:val="nil"/>
          <w:right w:val="nil"/>
          <w:between w:val="nil"/>
        </w:pBdr>
        <w:spacing w:after="0" w:line="240" w:lineRule="auto"/>
      </w:pPr>
      <w:r>
        <w:t xml:space="preserve">Good governance </w:t>
      </w:r>
    </w:p>
    <w:p w14:paraId="00000210" w14:textId="77777777" w:rsidR="00CD5CA9" w:rsidRDefault="00000000">
      <w:pPr>
        <w:numPr>
          <w:ilvl w:val="1"/>
          <w:numId w:val="20"/>
        </w:numPr>
        <w:pBdr>
          <w:top w:val="nil"/>
          <w:left w:val="nil"/>
          <w:bottom w:val="nil"/>
          <w:right w:val="nil"/>
          <w:between w:val="nil"/>
        </w:pBdr>
        <w:spacing w:after="0" w:line="240" w:lineRule="auto"/>
      </w:pPr>
      <w:r>
        <w:rPr>
          <w:color w:val="000000"/>
        </w:rPr>
        <w:t>Food security and nutritional support</w:t>
      </w:r>
    </w:p>
    <w:p w14:paraId="00000211" w14:textId="77777777" w:rsidR="00CD5CA9" w:rsidRDefault="00000000">
      <w:pPr>
        <w:numPr>
          <w:ilvl w:val="1"/>
          <w:numId w:val="20"/>
        </w:numPr>
        <w:pBdr>
          <w:top w:val="nil"/>
          <w:left w:val="nil"/>
          <w:bottom w:val="nil"/>
          <w:right w:val="nil"/>
          <w:between w:val="nil"/>
        </w:pBdr>
        <w:spacing w:after="0" w:line="240" w:lineRule="auto"/>
      </w:pPr>
      <w:r>
        <w:rPr>
          <w:color w:val="000000"/>
        </w:rPr>
        <w:t>Job training and support</w:t>
      </w:r>
    </w:p>
    <w:p w14:paraId="00000212" w14:textId="77777777" w:rsidR="00CD5CA9" w:rsidRDefault="00000000">
      <w:pPr>
        <w:numPr>
          <w:ilvl w:val="1"/>
          <w:numId w:val="20"/>
        </w:numPr>
        <w:pBdr>
          <w:top w:val="nil"/>
          <w:left w:val="nil"/>
          <w:bottom w:val="nil"/>
          <w:right w:val="nil"/>
          <w:between w:val="nil"/>
        </w:pBdr>
        <w:spacing w:after="0" w:line="240" w:lineRule="auto"/>
      </w:pPr>
      <w:r>
        <w:rPr>
          <w:color w:val="000000"/>
        </w:rPr>
        <w:t>Support for local community groups</w:t>
      </w:r>
    </w:p>
    <w:p w14:paraId="00000213" w14:textId="77777777" w:rsidR="00CD5CA9" w:rsidRDefault="00000000">
      <w:pPr>
        <w:numPr>
          <w:ilvl w:val="1"/>
          <w:numId w:val="20"/>
        </w:numPr>
        <w:pBdr>
          <w:top w:val="nil"/>
          <w:left w:val="nil"/>
          <w:bottom w:val="nil"/>
          <w:right w:val="nil"/>
          <w:between w:val="nil"/>
        </w:pBdr>
        <w:spacing w:after="0" w:line="240" w:lineRule="auto"/>
      </w:pPr>
      <w:r>
        <w:rPr>
          <w:color w:val="000000"/>
        </w:rPr>
        <w:t>Economic growth activities for small businesses</w:t>
      </w:r>
    </w:p>
    <w:p w14:paraId="00000214" w14:textId="77777777" w:rsidR="00CD5CA9" w:rsidRDefault="00000000">
      <w:pPr>
        <w:numPr>
          <w:ilvl w:val="1"/>
          <w:numId w:val="20"/>
        </w:numPr>
        <w:pBdr>
          <w:top w:val="nil"/>
          <w:left w:val="nil"/>
          <w:bottom w:val="nil"/>
          <w:right w:val="nil"/>
          <w:between w:val="nil"/>
        </w:pBdr>
        <w:spacing w:after="0" w:line="240" w:lineRule="auto"/>
      </w:pPr>
      <w:r>
        <w:rPr>
          <w:color w:val="000000"/>
        </w:rPr>
        <w:t>Water and wastewater activities</w:t>
      </w:r>
    </w:p>
    <w:p w14:paraId="00000215" w14:textId="77777777" w:rsidR="00CD5CA9" w:rsidRDefault="00000000">
      <w:pPr>
        <w:numPr>
          <w:ilvl w:val="1"/>
          <w:numId w:val="20"/>
        </w:numPr>
        <w:pBdr>
          <w:top w:val="nil"/>
          <w:left w:val="nil"/>
          <w:bottom w:val="nil"/>
          <w:right w:val="nil"/>
          <w:between w:val="nil"/>
        </w:pBdr>
        <w:spacing w:after="0" w:line="240" w:lineRule="auto"/>
      </w:pPr>
      <w:r>
        <w:t xml:space="preserve">     </w:t>
      </w:r>
      <w:r>
        <w:rPr>
          <w:color w:val="000000"/>
        </w:rPr>
        <w:t>Road and bridge construction activities</w:t>
      </w:r>
    </w:p>
    <w:p w14:paraId="00000216" w14:textId="77777777" w:rsidR="00CD5CA9" w:rsidRDefault="00000000">
      <w:pPr>
        <w:numPr>
          <w:ilvl w:val="1"/>
          <w:numId w:val="20"/>
        </w:numPr>
        <w:pBdr>
          <w:top w:val="nil"/>
          <w:left w:val="nil"/>
          <w:bottom w:val="nil"/>
          <w:right w:val="nil"/>
          <w:between w:val="nil"/>
        </w:pBdr>
        <w:spacing w:after="0" w:line="240" w:lineRule="auto"/>
      </w:pPr>
      <w:r>
        <w:rPr>
          <w:color w:val="000000"/>
        </w:rPr>
        <w:t>Other transportation activities</w:t>
      </w:r>
    </w:p>
    <w:p w14:paraId="00000217" w14:textId="77777777" w:rsidR="00CD5CA9" w:rsidRDefault="00000000">
      <w:pPr>
        <w:numPr>
          <w:ilvl w:val="1"/>
          <w:numId w:val="20"/>
        </w:numPr>
        <w:pBdr>
          <w:top w:val="nil"/>
          <w:left w:val="nil"/>
          <w:bottom w:val="nil"/>
          <w:right w:val="nil"/>
          <w:between w:val="nil"/>
        </w:pBdr>
        <w:spacing w:after="0" w:line="240" w:lineRule="auto"/>
      </w:pPr>
      <w:r>
        <w:rPr>
          <w:color w:val="000000"/>
        </w:rPr>
        <w:t>Youth-focused activities</w:t>
      </w:r>
    </w:p>
    <w:p w14:paraId="00000218" w14:textId="77777777" w:rsidR="00CD5CA9" w:rsidRDefault="00000000">
      <w:pPr>
        <w:numPr>
          <w:ilvl w:val="1"/>
          <w:numId w:val="20"/>
        </w:numPr>
        <w:pBdr>
          <w:top w:val="nil"/>
          <w:left w:val="nil"/>
          <w:bottom w:val="nil"/>
          <w:right w:val="nil"/>
          <w:between w:val="nil"/>
        </w:pBdr>
        <w:spacing w:after="0" w:line="240" w:lineRule="auto"/>
      </w:pPr>
      <w:r>
        <w:rPr>
          <w:color w:val="000000"/>
        </w:rPr>
        <w:t>School/education activities</w:t>
      </w:r>
    </w:p>
    <w:p w14:paraId="00000219" w14:textId="77777777" w:rsidR="00CD5CA9" w:rsidRDefault="00000000">
      <w:pPr>
        <w:numPr>
          <w:ilvl w:val="1"/>
          <w:numId w:val="20"/>
        </w:numPr>
        <w:pBdr>
          <w:top w:val="nil"/>
          <w:left w:val="nil"/>
          <w:bottom w:val="nil"/>
          <w:right w:val="nil"/>
          <w:between w:val="nil"/>
        </w:pBdr>
        <w:spacing w:after="0" w:line="240" w:lineRule="auto"/>
      </w:pPr>
      <w:r>
        <w:rPr>
          <w:color w:val="000000"/>
        </w:rPr>
        <w:t>Health clinics or other health activities</w:t>
      </w:r>
    </w:p>
    <w:p w14:paraId="0000021A" w14:textId="77777777" w:rsidR="00CD5CA9" w:rsidRDefault="00000000">
      <w:pPr>
        <w:numPr>
          <w:ilvl w:val="1"/>
          <w:numId w:val="20"/>
        </w:numPr>
        <w:pBdr>
          <w:top w:val="nil"/>
          <w:left w:val="nil"/>
          <w:bottom w:val="nil"/>
          <w:right w:val="nil"/>
          <w:between w:val="nil"/>
        </w:pBdr>
        <w:spacing w:after="0" w:line="240" w:lineRule="auto"/>
      </w:pPr>
      <w:r>
        <w:rPr>
          <w:color w:val="000000"/>
        </w:rPr>
        <w:t>Cross-border peacebuilding</w:t>
      </w:r>
    </w:p>
    <w:p w14:paraId="0000021B" w14:textId="77777777" w:rsidR="00CD5CA9" w:rsidRDefault="00000000">
      <w:pPr>
        <w:numPr>
          <w:ilvl w:val="1"/>
          <w:numId w:val="20"/>
        </w:numPr>
        <w:pBdr>
          <w:top w:val="nil"/>
          <w:left w:val="nil"/>
          <w:bottom w:val="nil"/>
          <w:right w:val="nil"/>
          <w:between w:val="nil"/>
        </w:pBdr>
        <w:spacing w:after="0" w:line="240" w:lineRule="auto"/>
      </w:pPr>
      <w:r>
        <w:rPr>
          <w:color w:val="000000"/>
        </w:rPr>
        <w:t>Tourism</w:t>
      </w:r>
    </w:p>
    <w:p w14:paraId="0000021C" w14:textId="77777777" w:rsidR="00CD5CA9" w:rsidRDefault="00000000">
      <w:pPr>
        <w:numPr>
          <w:ilvl w:val="1"/>
          <w:numId w:val="20"/>
        </w:numPr>
        <w:pBdr>
          <w:top w:val="nil"/>
          <w:left w:val="nil"/>
          <w:bottom w:val="nil"/>
          <w:right w:val="nil"/>
          <w:between w:val="nil"/>
        </w:pBdr>
        <w:spacing w:after="0" w:line="240" w:lineRule="auto"/>
      </w:pPr>
      <w:r>
        <w:rPr>
          <w:color w:val="000000"/>
        </w:rPr>
        <w:t>Agriculture</w:t>
      </w:r>
    </w:p>
    <w:p w14:paraId="0000021D" w14:textId="77777777" w:rsidR="00CD5CA9" w:rsidRDefault="00000000">
      <w:pPr>
        <w:numPr>
          <w:ilvl w:val="1"/>
          <w:numId w:val="20"/>
        </w:numPr>
        <w:pBdr>
          <w:top w:val="nil"/>
          <w:left w:val="nil"/>
          <w:bottom w:val="nil"/>
          <w:right w:val="nil"/>
          <w:between w:val="nil"/>
        </w:pBdr>
        <w:spacing w:after="0" w:line="240" w:lineRule="auto"/>
      </w:pPr>
      <w:r>
        <w:rPr>
          <w:color w:val="000000"/>
        </w:rPr>
        <w:t>Other_______________</w:t>
      </w:r>
    </w:p>
    <w:p w14:paraId="0000021E" w14:textId="77777777" w:rsidR="00CD5CA9" w:rsidRDefault="00000000">
      <w:pPr>
        <w:numPr>
          <w:ilvl w:val="3"/>
          <w:numId w:val="27"/>
        </w:numPr>
        <w:pBdr>
          <w:top w:val="nil"/>
          <w:left w:val="nil"/>
          <w:bottom w:val="nil"/>
          <w:right w:val="nil"/>
          <w:between w:val="nil"/>
        </w:pBdr>
        <w:spacing w:after="0" w:line="240" w:lineRule="auto"/>
        <w:ind w:left="1080"/>
        <w:rPr>
          <w:color w:val="000000"/>
        </w:rPr>
      </w:pPr>
      <w:r>
        <w:rPr>
          <w:color w:val="000000"/>
        </w:rPr>
        <w:t>Refused (Vol.)</w:t>
      </w:r>
    </w:p>
    <w:p w14:paraId="0000021F" w14:textId="77777777" w:rsidR="00CD5CA9" w:rsidRDefault="00000000">
      <w:pPr>
        <w:numPr>
          <w:ilvl w:val="3"/>
          <w:numId w:val="27"/>
        </w:numPr>
        <w:pBdr>
          <w:top w:val="nil"/>
          <w:left w:val="nil"/>
          <w:bottom w:val="nil"/>
          <w:right w:val="nil"/>
          <w:between w:val="nil"/>
        </w:pBdr>
        <w:spacing w:after="0" w:line="240" w:lineRule="auto"/>
        <w:ind w:left="1080"/>
        <w:rPr>
          <w:color w:val="000000"/>
        </w:rPr>
      </w:pPr>
      <w:r>
        <w:rPr>
          <w:color w:val="000000"/>
        </w:rPr>
        <w:t>Don’t know (Vol.)</w:t>
      </w:r>
    </w:p>
    <w:p w14:paraId="00000220" w14:textId="77777777" w:rsidR="00CD5CA9" w:rsidRDefault="00000000">
      <w:pPr>
        <w:pBdr>
          <w:top w:val="nil"/>
          <w:left w:val="nil"/>
          <w:bottom w:val="nil"/>
          <w:right w:val="nil"/>
          <w:between w:val="nil"/>
        </w:pBdr>
        <w:spacing w:after="0" w:line="240" w:lineRule="auto"/>
        <w:ind w:left="720"/>
        <w:rPr>
          <w:rFonts w:ascii="Gill Sans" w:hAnsi="Gill Sans" w:cs="Gill Sans"/>
          <w:i/>
          <w:color w:val="C00000"/>
        </w:rPr>
      </w:pPr>
      <w:r>
        <w:rPr>
          <w:rFonts w:ascii="Gill Sans" w:hAnsi="Gill Sans" w:cs="Gill Sans"/>
          <w:i/>
          <w:color w:val="C00000"/>
        </w:rPr>
        <w:t>94. Asked to stop the interview.</w:t>
      </w:r>
    </w:p>
    <w:p w14:paraId="00000221" w14:textId="77777777" w:rsidR="00CD5CA9" w:rsidRDefault="00000000">
      <w:pPr>
        <w:pBdr>
          <w:top w:val="nil"/>
          <w:left w:val="nil"/>
          <w:bottom w:val="nil"/>
          <w:right w:val="nil"/>
          <w:between w:val="nil"/>
        </w:pBdr>
        <w:spacing w:after="0" w:line="240" w:lineRule="auto"/>
        <w:ind w:left="720"/>
        <w:rPr>
          <w:rFonts w:ascii="Gill Sans" w:hAnsi="Gill Sans" w:cs="Gill Sans"/>
          <w:color w:val="000000"/>
        </w:rPr>
      </w:pPr>
      <w:r>
        <w:rPr>
          <w:rFonts w:ascii="Gill Sans" w:hAnsi="Gill Sans" w:cs="Gill Sans"/>
          <w:i/>
          <w:color w:val="C00000"/>
        </w:rPr>
        <w:t>93. Not asked due to interview stoppage</w:t>
      </w:r>
    </w:p>
    <w:p w14:paraId="00000222" w14:textId="77777777" w:rsidR="00CD5CA9" w:rsidRDefault="00CD5CA9">
      <w:pPr>
        <w:pBdr>
          <w:top w:val="nil"/>
          <w:left w:val="nil"/>
          <w:bottom w:val="nil"/>
          <w:right w:val="nil"/>
          <w:between w:val="nil"/>
        </w:pBdr>
        <w:spacing w:after="0" w:line="240" w:lineRule="auto"/>
        <w:ind w:left="900"/>
        <w:rPr>
          <w:color w:val="000000"/>
        </w:rPr>
      </w:pPr>
    </w:p>
    <w:p w14:paraId="00000223" w14:textId="77777777" w:rsidR="00CD5CA9" w:rsidRDefault="00000000">
      <w:pPr>
        <w:pStyle w:val="Heading3"/>
      </w:pPr>
      <w:bookmarkStart w:id="18" w:name="_Toc183466661"/>
      <w:r>
        <w:t>eXPOSURE TO OTHER dEVELOPMENT AND humanitarian ACTORS</w:t>
      </w:r>
      <w:bookmarkEnd w:id="18"/>
    </w:p>
    <w:p w14:paraId="00000224" w14:textId="77777777" w:rsidR="00CD5CA9" w:rsidRDefault="00CD5CA9">
      <w:pPr>
        <w:pBdr>
          <w:top w:val="nil"/>
          <w:left w:val="nil"/>
          <w:bottom w:val="nil"/>
          <w:right w:val="nil"/>
          <w:between w:val="nil"/>
        </w:pBdr>
        <w:spacing w:after="0" w:line="240" w:lineRule="auto"/>
      </w:pPr>
    </w:p>
    <w:p w14:paraId="00000225" w14:textId="77777777" w:rsidR="00CD5CA9" w:rsidRDefault="00000000">
      <w:pPr>
        <w:numPr>
          <w:ilvl w:val="0"/>
          <w:numId w:val="20"/>
        </w:numPr>
        <w:pBdr>
          <w:top w:val="nil"/>
          <w:left w:val="nil"/>
          <w:bottom w:val="nil"/>
          <w:right w:val="nil"/>
          <w:between w:val="nil"/>
        </w:pBdr>
        <w:spacing w:after="0" w:line="240" w:lineRule="auto"/>
      </w:pPr>
      <w:r>
        <w:rPr>
          <w:color w:val="000000"/>
        </w:rPr>
        <w:t xml:space="preserve">In the past 12 months, have you participated in any donor-funded activities that were NOT USAID? </w:t>
      </w:r>
    </w:p>
    <w:p w14:paraId="00000226" w14:textId="77777777" w:rsidR="00CD5CA9" w:rsidRDefault="00000000">
      <w:pPr>
        <w:numPr>
          <w:ilvl w:val="1"/>
          <w:numId w:val="28"/>
        </w:numPr>
        <w:pBdr>
          <w:top w:val="nil"/>
          <w:left w:val="nil"/>
          <w:bottom w:val="nil"/>
          <w:right w:val="nil"/>
          <w:between w:val="nil"/>
        </w:pBdr>
        <w:spacing w:after="0" w:line="240" w:lineRule="auto"/>
        <w:ind w:left="1080"/>
        <w:rPr>
          <w:color w:val="000000"/>
        </w:rPr>
      </w:pPr>
      <w:r>
        <w:rPr>
          <w:color w:val="000000"/>
        </w:rPr>
        <w:t>Yes</w:t>
      </w:r>
    </w:p>
    <w:p w14:paraId="00000227" w14:textId="77777777" w:rsidR="00CD5CA9" w:rsidRDefault="00000000">
      <w:pPr>
        <w:numPr>
          <w:ilvl w:val="1"/>
          <w:numId w:val="28"/>
        </w:numPr>
        <w:pBdr>
          <w:top w:val="nil"/>
          <w:left w:val="nil"/>
          <w:bottom w:val="nil"/>
          <w:right w:val="nil"/>
          <w:between w:val="nil"/>
        </w:pBdr>
        <w:spacing w:after="0" w:line="240" w:lineRule="auto"/>
        <w:ind w:left="1080"/>
        <w:rPr>
          <w:color w:val="000000"/>
        </w:rPr>
      </w:pPr>
      <w:r>
        <w:rPr>
          <w:color w:val="000000"/>
        </w:rPr>
        <w:t>No</w:t>
      </w:r>
    </w:p>
    <w:p w14:paraId="00000228" w14:textId="77777777" w:rsidR="00CD5CA9" w:rsidRDefault="00000000">
      <w:pPr>
        <w:numPr>
          <w:ilvl w:val="3"/>
          <w:numId w:val="7"/>
        </w:numPr>
        <w:pBdr>
          <w:top w:val="nil"/>
          <w:left w:val="nil"/>
          <w:bottom w:val="nil"/>
          <w:right w:val="nil"/>
          <w:between w:val="nil"/>
        </w:pBdr>
        <w:spacing w:after="0" w:line="240" w:lineRule="auto"/>
        <w:ind w:left="1080" w:hanging="450"/>
        <w:rPr>
          <w:color w:val="000000"/>
        </w:rPr>
      </w:pPr>
      <w:r>
        <w:rPr>
          <w:color w:val="000000"/>
        </w:rPr>
        <w:t>Refused (Vol.)</w:t>
      </w:r>
    </w:p>
    <w:p w14:paraId="00000229" w14:textId="77777777" w:rsidR="00CD5CA9" w:rsidRDefault="00000000">
      <w:pPr>
        <w:numPr>
          <w:ilvl w:val="3"/>
          <w:numId w:val="7"/>
        </w:numPr>
        <w:pBdr>
          <w:top w:val="nil"/>
          <w:left w:val="nil"/>
          <w:bottom w:val="nil"/>
          <w:right w:val="nil"/>
          <w:between w:val="nil"/>
        </w:pBdr>
        <w:spacing w:after="0" w:line="240" w:lineRule="auto"/>
        <w:ind w:left="1080" w:hanging="450"/>
        <w:rPr>
          <w:color w:val="000000"/>
        </w:rPr>
      </w:pPr>
      <w:r>
        <w:rPr>
          <w:color w:val="000000"/>
        </w:rPr>
        <w:lastRenderedPageBreak/>
        <w:t>Don’t know (Vol.)</w:t>
      </w:r>
    </w:p>
    <w:p w14:paraId="0000022A" w14:textId="77777777" w:rsidR="00CD5CA9" w:rsidRDefault="00000000">
      <w:pPr>
        <w:pBdr>
          <w:top w:val="nil"/>
          <w:left w:val="nil"/>
          <w:bottom w:val="nil"/>
          <w:right w:val="nil"/>
          <w:between w:val="nil"/>
        </w:pBdr>
        <w:spacing w:after="0" w:line="240" w:lineRule="auto"/>
        <w:ind w:left="630" w:hanging="360"/>
        <w:rPr>
          <w:rFonts w:ascii="Gill Sans" w:hAnsi="Gill Sans" w:cs="Gill Sans"/>
          <w:i/>
          <w:color w:val="C00000"/>
        </w:rPr>
      </w:pPr>
      <w:r>
        <w:rPr>
          <w:rFonts w:ascii="Gill Sans" w:hAnsi="Gill Sans" w:cs="Gill Sans"/>
          <w:i/>
          <w:color w:val="C00000"/>
        </w:rPr>
        <w:t>94. Asked to stop the interview.</w:t>
      </w:r>
    </w:p>
    <w:p w14:paraId="0000022B" w14:textId="77777777" w:rsidR="00CD5CA9" w:rsidRDefault="00000000">
      <w:pPr>
        <w:pBdr>
          <w:top w:val="nil"/>
          <w:left w:val="nil"/>
          <w:bottom w:val="nil"/>
          <w:right w:val="nil"/>
          <w:between w:val="nil"/>
        </w:pBdr>
        <w:spacing w:after="0" w:line="240" w:lineRule="auto"/>
        <w:ind w:left="630" w:hanging="360"/>
        <w:rPr>
          <w:rFonts w:ascii="Gill Sans" w:hAnsi="Gill Sans" w:cs="Gill Sans"/>
          <w:i/>
          <w:color w:val="C00000"/>
        </w:rPr>
      </w:pPr>
      <w:r>
        <w:rPr>
          <w:rFonts w:ascii="Gill Sans" w:hAnsi="Gill Sans" w:cs="Gill Sans"/>
          <w:i/>
          <w:color w:val="C00000"/>
        </w:rPr>
        <w:t>93. Not asked due to interview stoppage</w:t>
      </w:r>
    </w:p>
    <w:p w14:paraId="0000022C" w14:textId="77777777" w:rsidR="00CD5CA9" w:rsidRDefault="00CD5CA9">
      <w:pPr>
        <w:pBdr>
          <w:top w:val="nil"/>
          <w:left w:val="nil"/>
          <w:bottom w:val="nil"/>
          <w:right w:val="nil"/>
          <w:between w:val="nil"/>
        </w:pBdr>
        <w:spacing w:after="0" w:line="240" w:lineRule="auto"/>
        <w:ind w:left="720" w:hanging="360"/>
        <w:rPr>
          <w:color w:val="000000"/>
        </w:rPr>
      </w:pPr>
    </w:p>
    <w:p w14:paraId="0000022D" w14:textId="77777777" w:rsidR="00CD5CA9" w:rsidRDefault="00000000">
      <w:pPr>
        <w:numPr>
          <w:ilvl w:val="0"/>
          <w:numId w:val="20"/>
        </w:numPr>
        <w:pBdr>
          <w:top w:val="nil"/>
          <w:left w:val="nil"/>
          <w:bottom w:val="nil"/>
          <w:right w:val="nil"/>
          <w:between w:val="nil"/>
        </w:pBdr>
        <w:spacing w:line="240" w:lineRule="auto"/>
      </w:pPr>
      <w:r>
        <w:rPr>
          <w:color w:val="000000"/>
        </w:rPr>
        <w:t>[if Q21==1] Which donors funded the activity? (select all that apply, vol.)</w:t>
      </w:r>
    </w:p>
    <w:tbl>
      <w:tblPr>
        <w:tblStyle w:val="a9"/>
        <w:tblW w:w="107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5"/>
        <w:gridCol w:w="7740"/>
        <w:gridCol w:w="630"/>
        <w:gridCol w:w="630"/>
        <w:gridCol w:w="630"/>
        <w:gridCol w:w="630"/>
      </w:tblGrid>
      <w:tr w:rsidR="00CD5CA9" w14:paraId="15B6A8C2" w14:textId="77777777">
        <w:trPr>
          <w:jc w:val="center"/>
        </w:trPr>
        <w:tc>
          <w:tcPr>
            <w:tcW w:w="445" w:type="dxa"/>
            <w:shd w:val="clear" w:color="auto" w:fill="002060"/>
          </w:tcPr>
          <w:p w14:paraId="0000022E" w14:textId="77777777" w:rsidR="00CD5CA9" w:rsidRDefault="00CD5CA9">
            <w:pPr>
              <w:spacing w:before="60" w:after="60" w:line="240" w:lineRule="auto"/>
              <w:rPr>
                <w:b/>
                <w:color w:val="FFFFFF"/>
              </w:rPr>
            </w:pPr>
          </w:p>
        </w:tc>
        <w:tc>
          <w:tcPr>
            <w:tcW w:w="7740" w:type="dxa"/>
            <w:shd w:val="clear" w:color="auto" w:fill="002060"/>
          </w:tcPr>
          <w:p w14:paraId="0000022F" w14:textId="77777777" w:rsidR="00CD5CA9" w:rsidRDefault="00000000">
            <w:pPr>
              <w:spacing w:before="60" w:after="60" w:line="240" w:lineRule="auto"/>
              <w:rPr>
                <w:b/>
                <w:color w:val="FFFFFF"/>
              </w:rPr>
            </w:pPr>
            <w:r>
              <w:rPr>
                <w:b/>
                <w:color w:val="FFFFFF"/>
              </w:rPr>
              <w:t>Donor</w:t>
            </w:r>
          </w:p>
        </w:tc>
        <w:tc>
          <w:tcPr>
            <w:tcW w:w="630" w:type="dxa"/>
            <w:shd w:val="clear" w:color="auto" w:fill="002060"/>
          </w:tcPr>
          <w:p w14:paraId="00000230" w14:textId="77777777" w:rsidR="00CD5CA9" w:rsidRDefault="00000000">
            <w:pPr>
              <w:spacing w:before="60" w:after="60" w:line="240" w:lineRule="auto"/>
              <w:rPr>
                <w:b/>
                <w:color w:val="FFFFFF"/>
              </w:rPr>
            </w:pPr>
            <w:r>
              <w:rPr>
                <w:b/>
                <w:color w:val="FFFFFF"/>
              </w:rPr>
              <w:t>Yes</w:t>
            </w:r>
          </w:p>
        </w:tc>
        <w:tc>
          <w:tcPr>
            <w:tcW w:w="630" w:type="dxa"/>
            <w:shd w:val="clear" w:color="auto" w:fill="002060"/>
          </w:tcPr>
          <w:p w14:paraId="00000231" w14:textId="77777777" w:rsidR="00CD5CA9" w:rsidRDefault="00000000">
            <w:pPr>
              <w:spacing w:before="60" w:after="60" w:line="240" w:lineRule="auto"/>
              <w:rPr>
                <w:b/>
                <w:color w:val="FFFFFF"/>
              </w:rPr>
            </w:pPr>
            <w:r>
              <w:rPr>
                <w:b/>
                <w:color w:val="FFFFFF"/>
              </w:rPr>
              <w:t>No</w:t>
            </w:r>
          </w:p>
        </w:tc>
        <w:tc>
          <w:tcPr>
            <w:tcW w:w="630" w:type="dxa"/>
            <w:shd w:val="clear" w:color="auto" w:fill="002060"/>
          </w:tcPr>
          <w:p w14:paraId="00000232" w14:textId="77777777" w:rsidR="00CD5CA9" w:rsidRDefault="00000000">
            <w:pPr>
              <w:spacing w:before="60" w:after="60" w:line="240" w:lineRule="auto"/>
              <w:rPr>
                <w:b/>
                <w:color w:val="FFFFFF"/>
              </w:rPr>
            </w:pPr>
            <w:r>
              <w:rPr>
                <w:b/>
                <w:color w:val="FFFFFF"/>
              </w:rPr>
              <w:t>Ref.</w:t>
            </w:r>
          </w:p>
        </w:tc>
        <w:tc>
          <w:tcPr>
            <w:tcW w:w="630" w:type="dxa"/>
            <w:shd w:val="clear" w:color="auto" w:fill="002060"/>
          </w:tcPr>
          <w:p w14:paraId="00000233" w14:textId="77777777" w:rsidR="00CD5CA9" w:rsidRDefault="00000000">
            <w:pPr>
              <w:spacing w:before="60" w:after="60" w:line="240" w:lineRule="auto"/>
              <w:rPr>
                <w:b/>
                <w:color w:val="FFFFFF"/>
              </w:rPr>
            </w:pPr>
            <w:r>
              <w:rPr>
                <w:b/>
                <w:color w:val="FFFFFF"/>
              </w:rPr>
              <w:t>DK</w:t>
            </w:r>
          </w:p>
        </w:tc>
      </w:tr>
      <w:tr w:rsidR="00CD5CA9" w14:paraId="1B74D4C6" w14:textId="77777777">
        <w:trPr>
          <w:jc w:val="center"/>
        </w:trPr>
        <w:tc>
          <w:tcPr>
            <w:tcW w:w="445" w:type="dxa"/>
          </w:tcPr>
          <w:p w14:paraId="00000234" w14:textId="77777777" w:rsidR="00CD5CA9" w:rsidRDefault="00000000">
            <w:pPr>
              <w:spacing w:before="40" w:after="40" w:line="240" w:lineRule="auto"/>
              <w:rPr>
                <w:color w:val="000000"/>
                <w:sz w:val="20"/>
                <w:szCs w:val="20"/>
              </w:rPr>
            </w:pPr>
            <w:r>
              <w:rPr>
                <w:sz w:val="20"/>
                <w:szCs w:val="20"/>
              </w:rPr>
              <w:t>a.</w:t>
            </w:r>
          </w:p>
        </w:tc>
        <w:tc>
          <w:tcPr>
            <w:tcW w:w="7740" w:type="dxa"/>
          </w:tcPr>
          <w:p w14:paraId="00000235" w14:textId="77777777" w:rsidR="00CD5CA9" w:rsidRDefault="00000000">
            <w:pPr>
              <w:spacing w:before="40" w:after="40" w:line="240" w:lineRule="auto"/>
              <w:rPr>
                <w:b/>
                <w:color w:val="000000"/>
                <w:sz w:val="20"/>
                <w:szCs w:val="20"/>
              </w:rPr>
            </w:pPr>
            <w:r>
              <w:rPr>
                <w:color w:val="000000"/>
                <w:sz w:val="20"/>
                <w:szCs w:val="20"/>
              </w:rPr>
              <w:t>United Nations Relief and Works Agency for Palestine Refugees in the Near East (UNRWA)</w:t>
            </w:r>
          </w:p>
        </w:tc>
        <w:tc>
          <w:tcPr>
            <w:tcW w:w="630" w:type="dxa"/>
          </w:tcPr>
          <w:p w14:paraId="00000236" w14:textId="77777777" w:rsidR="00CD5CA9" w:rsidRDefault="00CD5CA9">
            <w:pPr>
              <w:spacing w:before="40" w:after="40" w:line="240" w:lineRule="auto"/>
              <w:rPr>
                <w:color w:val="000000"/>
                <w:sz w:val="20"/>
                <w:szCs w:val="20"/>
              </w:rPr>
            </w:pPr>
          </w:p>
        </w:tc>
        <w:tc>
          <w:tcPr>
            <w:tcW w:w="630" w:type="dxa"/>
          </w:tcPr>
          <w:p w14:paraId="00000237" w14:textId="77777777" w:rsidR="00CD5CA9" w:rsidRDefault="00CD5CA9">
            <w:pPr>
              <w:spacing w:before="40" w:after="40" w:line="240" w:lineRule="auto"/>
              <w:rPr>
                <w:color w:val="000000"/>
                <w:sz w:val="20"/>
                <w:szCs w:val="20"/>
              </w:rPr>
            </w:pPr>
          </w:p>
        </w:tc>
        <w:tc>
          <w:tcPr>
            <w:tcW w:w="630" w:type="dxa"/>
          </w:tcPr>
          <w:p w14:paraId="00000238" w14:textId="77777777" w:rsidR="00CD5CA9" w:rsidRDefault="00CD5CA9">
            <w:pPr>
              <w:spacing w:before="40" w:after="40" w:line="240" w:lineRule="auto"/>
              <w:rPr>
                <w:color w:val="000000"/>
                <w:sz w:val="20"/>
                <w:szCs w:val="20"/>
              </w:rPr>
            </w:pPr>
          </w:p>
        </w:tc>
        <w:tc>
          <w:tcPr>
            <w:tcW w:w="630" w:type="dxa"/>
          </w:tcPr>
          <w:p w14:paraId="00000239" w14:textId="77777777" w:rsidR="00CD5CA9" w:rsidRDefault="00CD5CA9">
            <w:pPr>
              <w:spacing w:before="40" w:after="40" w:line="240" w:lineRule="auto"/>
              <w:rPr>
                <w:color w:val="000000"/>
                <w:sz w:val="20"/>
                <w:szCs w:val="20"/>
              </w:rPr>
            </w:pPr>
          </w:p>
        </w:tc>
      </w:tr>
      <w:tr w:rsidR="00CD5CA9" w14:paraId="6C136F8B" w14:textId="77777777">
        <w:trPr>
          <w:jc w:val="center"/>
        </w:trPr>
        <w:tc>
          <w:tcPr>
            <w:tcW w:w="445" w:type="dxa"/>
          </w:tcPr>
          <w:p w14:paraId="0000023A" w14:textId="77777777" w:rsidR="00CD5CA9" w:rsidRDefault="00000000">
            <w:pPr>
              <w:spacing w:before="40" w:after="40" w:line="240" w:lineRule="auto"/>
              <w:rPr>
                <w:color w:val="000000"/>
                <w:sz w:val="20"/>
                <w:szCs w:val="20"/>
              </w:rPr>
            </w:pPr>
            <w:r>
              <w:rPr>
                <w:sz w:val="20"/>
                <w:szCs w:val="20"/>
              </w:rPr>
              <w:t>b.</w:t>
            </w:r>
          </w:p>
        </w:tc>
        <w:tc>
          <w:tcPr>
            <w:tcW w:w="7740" w:type="dxa"/>
          </w:tcPr>
          <w:p w14:paraId="0000023B" w14:textId="77777777" w:rsidR="00CD5CA9" w:rsidRDefault="00000000">
            <w:pPr>
              <w:spacing w:before="40" w:after="40" w:line="240" w:lineRule="auto"/>
              <w:rPr>
                <w:b/>
                <w:color w:val="000000"/>
                <w:sz w:val="20"/>
                <w:szCs w:val="20"/>
              </w:rPr>
            </w:pPr>
            <w:r>
              <w:rPr>
                <w:color w:val="000000"/>
                <w:sz w:val="20"/>
                <w:szCs w:val="20"/>
              </w:rPr>
              <w:t>United Nations Development Programme (UNDP)</w:t>
            </w:r>
          </w:p>
        </w:tc>
        <w:tc>
          <w:tcPr>
            <w:tcW w:w="630" w:type="dxa"/>
          </w:tcPr>
          <w:p w14:paraId="0000023C" w14:textId="77777777" w:rsidR="00CD5CA9" w:rsidRDefault="00CD5CA9">
            <w:pPr>
              <w:spacing w:before="40" w:after="40" w:line="240" w:lineRule="auto"/>
              <w:rPr>
                <w:color w:val="000000"/>
                <w:sz w:val="20"/>
                <w:szCs w:val="20"/>
              </w:rPr>
            </w:pPr>
          </w:p>
        </w:tc>
        <w:tc>
          <w:tcPr>
            <w:tcW w:w="630" w:type="dxa"/>
          </w:tcPr>
          <w:p w14:paraId="0000023D" w14:textId="77777777" w:rsidR="00CD5CA9" w:rsidRDefault="00CD5CA9">
            <w:pPr>
              <w:spacing w:before="40" w:after="40" w:line="240" w:lineRule="auto"/>
              <w:rPr>
                <w:color w:val="000000"/>
                <w:sz w:val="20"/>
                <w:szCs w:val="20"/>
              </w:rPr>
            </w:pPr>
          </w:p>
        </w:tc>
        <w:tc>
          <w:tcPr>
            <w:tcW w:w="630" w:type="dxa"/>
          </w:tcPr>
          <w:p w14:paraId="0000023E" w14:textId="77777777" w:rsidR="00CD5CA9" w:rsidRDefault="00CD5CA9">
            <w:pPr>
              <w:spacing w:before="40" w:after="40" w:line="240" w:lineRule="auto"/>
              <w:rPr>
                <w:color w:val="000000"/>
                <w:sz w:val="20"/>
                <w:szCs w:val="20"/>
              </w:rPr>
            </w:pPr>
          </w:p>
        </w:tc>
        <w:tc>
          <w:tcPr>
            <w:tcW w:w="630" w:type="dxa"/>
          </w:tcPr>
          <w:p w14:paraId="0000023F" w14:textId="77777777" w:rsidR="00CD5CA9" w:rsidRDefault="00CD5CA9">
            <w:pPr>
              <w:spacing w:before="40" w:after="40" w:line="240" w:lineRule="auto"/>
              <w:rPr>
                <w:color w:val="000000"/>
                <w:sz w:val="20"/>
                <w:szCs w:val="20"/>
              </w:rPr>
            </w:pPr>
          </w:p>
        </w:tc>
      </w:tr>
      <w:tr w:rsidR="00CD5CA9" w14:paraId="40AB0981" w14:textId="77777777">
        <w:trPr>
          <w:jc w:val="center"/>
        </w:trPr>
        <w:tc>
          <w:tcPr>
            <w:tcW w:w="445" w:type="dxa"/>
          </w:tcPr>
          <w:p w14:paraId="00000240" w14:textId="77777777" w:rsidR="00CD5CA9" w:rsidRDefault="00000000">
            <w:pPr>
              <w:spacing w:before="40" w:after="40" w:line="240" w:lineRule="auto"/>
              <w:rPr>
                <w:color w:val="000000"/>
                <w:sz w:val="20"/>
                <w:szCs w:val="20"/>
              </w:rPr>
            </w:pPr>
            <w:r>
              <w:rPr>
                <w:sz w:val="20"/>
                <w:szCs w:val="20"/>
              </w:rPr>
              <w:t>c.</w:t>
            </w:r>
          </w:p>
        </w:tc>
        <w:tc>
          <w:tcPr>
            <w:tcW w:w="7740" w:type="dxa"/>
          </w:tcPr>
          <w:p w14:paraId="00000241" w14:textId="77777777" w:rsidR="00CD5CA9" w:rsidRDefault="00000000">
            <w:pPr>
              <w:spacing w:before="40" w:after="40" w:line="240" w:lineRule="auto"/>
              <w:rPr>
                <w:b/>
                <w:color w:val="000000"/>
                <w:sz w:val="20"/>
                <w:szCs w:val="20"/>
              </w:rPr>
            </w:pPr>
            <w:r>
              <w:rPr>
                <w:color w:val="000000"/>
                <w:sz w:val="20"/>
                <w:szCs w:val="20"/>
              </w:rPr>
              <w:t>United Nations Children’s Fund (UNICEF)</w:t>
            </w:r>
          </w:p>
        </w:tc>
        <w:tc>
          <w:tcPr>
            <w:tcW w:w="630" w:type="dxa"/>
          </w:tcPr>
          <w:p w14:paraId="00000242" w14:textId="77777777" w:rsidR="00CD5CA9" w:rsidRDefault="00CD5CA9">
            <w:pPr>
              <w:spacing w:before="40" w:after="40" w:line="240" w:lineRule="auto"/>
              <w:rPr>
                <w:color w:val="000000"/>
                <w:sz w:val="20"/>
                <w:szCs w:val="20"/>
              </w:rPr>
            </w:pPr>
          </w:p>
        </w:tc>
        <w:tc>
          <w:tcPr>
            <w:tcW w:w="630" w:type="dxa"/>
          </w:tcPr>
          <w:p w14:paraId="00000243" w14:textId="77777777" w:rsidR="00CD5CA9" w:rsidRDefault="00CD5CA9">
            <w:pPr>
              <w:spacing w:before="40" w:after="40" w:line="240" w:lineRule="auto"/>
              <w:rPr>
                <w:color w:val="000000"/>
                <w:sz w:val="20"/>
                <w:szCs w:val="20"/>
              </w:rPr>
            </w:pPr>
          </w:p>
        </w:tc>
        <w:tc>
          <w:tcPr>
            <w:tcW w:w="630" w:type="dxa"/>
          </w:tcPr>
          <w:p w14:paraId="00000244" w14:textId="77777777" w:rsidR="00CD5CA9" w:rsidRDefault="00CD5CA9">
            <w:pPr>
              <w:spacing w:before="40" w:after="40" w:line="240" w:lineRule="auto"/>
              <w:rPr>
                <w:color w:val="000000"/>
                <w:sz w:val="20"/>
                <w:szCs w:val="20"/>
              </w:rPr>
            </w:pPr>
          </w:p>
        </w:tc>
        <w:tc>
          <w:tcPr>
            <w:tcW w:w="630" w:type="dxa"/>
          </w:tcPr>
          <w:p w14:paraId="00000245" w14:textId="77777777" w:rsidR="00CD5CA9" w:rsidRDefault="00CD5CA9">
            <w:pPr>
              <w:spacing w:before="40" w:after="40" w:line="240" w:lineRule="auto"/>
              <w:rPr>
                <w:color w:val="000000"/>
                <w:sz w:val="20"/>
                <w:szCs w:val="20"/>
              </w:rPr>
            </w:pPr>
          </w:p>
        </w:tc>
      </w:tr>
      <w:tr w:rsidR="00CD5CA9" w14:paraId="7C9863D0" w14:textId="77777777">
        <w:trPr>
          <w:jc w:val="center"/>
        </w:trPr>
        <w:tc>
          <w:tcPr>
            <w:tcW w:w="445" w:type="dxa"/>
          </w:tcPr>
          <w:p w14:paraId="00000246" w14:textId="77777777" w:rsidR="00CD5CA9" w:rsidRDefault="00000000">
            <w:pPr>
              <w:spacing w:before="40" w:after="40" w:line="240" w:lineRule="auto"/>
              <w:rPr>
                <w:color w:val="000000"/>
                <w:sz w:val="20"/>
                <w:szCs w:val="20"/>
              </w:rPr>
            </w:pPr>
            <w:r>
              <w:rPr>
                <w:sz w:val="20"/>
                <w:szCs w:val="20"/>
              </w:rPr>
              <w:t>d.</w:t>
            </w:r>
          </w:p>
        </w:tc>
        <w:tc>
          <w:tcPr>
            <w:tcW w:w="7740" w:type="dxa"/>
          </w:tcPr>
          <w:p w14:paraId="00000247" w14:textId="77777777" w:rsidR="00CD5CA9" w:rsidRDefault="00000000">
            <w:pPr>
              <w:spacing w:before="40" w:after="40" w:line="240" w:lineRule="auto"/>
              <w:rPr>
                <w:b/>
                <w:color w:val="000000"/>
                <w:sz w:val="20"/>
                <w:szCs w:val="20"/>
              </w:rPr>
            </w:pPr>
            <w:r>
              <w:rPr>
                <w:color w:val="000000"/>
                <w:sz w:val="20"/>
                <w:szCs w:val="20"/>
              </w:rPr>
              <w:t>Red Crescent/Red Cross</w:t>
            </w:r>
          </w:p>
        </w:tc>
        <w:tc>
          <w:tcPr>
            <w:tcW w:w="630" w:type="dxa"/>
          </w:tcPr>
          <w:p w14:paraId="00000248" w14:textId="77777777" w:rsidR="00CD5CA9" w:rsidRDefault="00CD5CA9">
            <w:pPr>
              <w:spacing w:before="40" w:after="40" w:line="240" w:lineRule="auto"/>
              <w:rPr>
                <w:color w:val="000000"/>
                <w:sz w:val="20"/>
                <w:szCs w:val="20"/>
              </w:rPr>
            </w:pPr>
          </w:p>
        </w:tc>
        <w:tc>
          <w:tcPr>
            <w:tcW w:w="630" w:type="dxa"/>
          </w:tcPr>
          <w:p w14:paraId="00000249" w14:textId="77777777" w:rsidR="00CD5CA9" w:rsidRDefault="00CD5CA9">
            <w:pPr>
              <w:spacing w:before="40" w:after="40" w:line="240" w:lineRule="auto"/>
              <w:rPr>
                <w:color w:val="000000"/>
                <w:sz w:val="20"/>
                <w:szCs w:val="20"/>
              </w:rPr>
            </w:pPr>
          </w:p>
        </w:tc>
        <w:tc>
          <w:tcPr>
            <w:tcW w:w="630" w:type="dxa"/>
          </w:tcPr>
          <w:p w14:paraId="0000024A" w14:textId="77777777" w:rsidR="00CD5CA9" w:rsidRDefault="00CD5CA9">
            <w:pPr>
              <w:spacing w:before="40" w:after="40" w:line="240" w:lineRule="auto"/>
              <w:rPr>
                <w:color w:val="000000"/>
                <w:sz w:val="20"/>
                <w:szCs w:val="20"/>
              </w:rPr>
            </w:pPr>
          </w:p>
        </w:tc>
        <w:tc>
          <w:tcPr>
            <w:tcW w:w="630" w:type="dxa"/>
          </w:tcPr>
          <w:p w14:paraId="0000024B" w14:textId="77777777" w:rsidR="00CD5CA9" w:rsidRDefault="00CD5CA9">
            <w:pPr>
              <w:spacing w:before="40" w:after="40" w:line="240" w:lineRule="auto"/>
              <w:rPr>
                <w:color w:val="000000"/>
                <w:sz w:val="20"/>
                <w:szCs w:val="20"/>
              </w:rPr>
            </w:pPr>
          </w:p>
        </w:tc>
      </w:tr>
      <w:tr w:rsidR="00CD5CA9" w14:paraId="7D3A2D7A" w14:textId="77777777">
        <w:trPr>
          <w:jc w:val="center"/>
        </w:trPr>
        <w:tc>
          <w:tcPr>
            <w:tcW w:w="445" w:type="dxa"/>
          </w:tcPr>
          <w:p w14:paraId="0000024C" w14:textId="77777777" w:rsidR="00CD5CA9" w:rsidRDefault="00000000">
            <w:pPr>
              <w:spacing w:before="40" w:after="40" w:line="240" w:lineRule="auto"/>
              <w:rPr>
                <w:color w:val="000000"/>
                <w:sz w:val="20"/>
                <w:szCs w:val="20"/>
              </w:rPr>
            </w:pPr>
            <w:r>
              <w:rPr>
                <w:sz w:val="20"/>
                <w:szCs w:val="20"/>
              </w:rPr>
              <w:t>e.</w:t>
            </w:r>
          </w:p>
        </w:tc>
        <w:tc>
          <w:tcPr>
            <w:tcW w:w="7740" w:type="dxa"/>
          </w:tcPr>
          <w:p w14:paraId="0000024D" w14:textId="77777777" w:rsidR="00CD5CA9" w:rsidRDefault="00000000">
            <w:pPr>
              <w:spacing w:before="40" w:after="40" w:line="240" w:lineRule="auto"/>
              <w:rPr>
                <w:b/>
                <w:color w:val="000000"/>
                <w:sz w:val="20"/>
                <w:szCs w:val="20"/>
              </w:rPr>
            </w:pPr>
            <w:r>
              <w:rPr>
                <w:color w:val="000000"/>
                <w:sz w:val="20"/>
                <w:szCs w:val="20"/>
              </w:rPr>
              <w:t>German Society for International Cooperation (GIZ)</w:t>
            </w:r>
          </w:p>
        </w:tc>
        <w:tc>
          <w:tcPr>
            <w:tcW w:w="630" w:type="dxa"/>
          </w:tcPr>
          <w:p w14:paraId="0000024E" w14:textId="77777777" w:rsidR="00CD5CA9" w:rsidRDefault="00CD5CA9">
            <w:pPr>
              <w:spacing w:before="40" w:after="40" w:line="240" w:lineRule="auto"/>
              <w:rPr>
                <w:color w:val="000000"/>
                <w:sz w:val="20"/>
                <w:szCs w:val="20"/>
              </w:rPr>
            </w:pPr>
          </w:p>
        </w:tc>
        <w:tc>
          <w:tcPr>
            <w:tcW w:w="630" w:type="dxa"/>
          </w:tcPr>
          <w:p w14:paraId="0000024F" w14:textId="77777777" w:rsidR="00CD5CA9" w:rsidRDefault="00CD5CA9">
            <w:pPr>
              <w:spacing w:before="40" w:after="40" w:line="240" w:lineRule="auto"/>
              <w:rPr>
                <w:color w:val="000000"/>
                <w:sz w:val="20"/>
                <w:szCs w:val="20"/>
              </w:rPr>
            </w:pPr>
          </w:p>
        </w:tc>
        <w:tc>
          <w:tcPr>
            <w:tcW w:w="630" w:type="dxa"/>
          </w:tcPr>
          <w:p w14:paraId="00000250" w14:textId="77777777" w:rsidR="00CD5CA9" w:rsidRDefault="00CD5CA9">
            <w:pPr>
              <w:spacing w:before="40" w:after="40" w:line="240" w:lineRule="auto"/>
              <w:rPr>
                <w:color w:val="000000"/>
                <w:sz w:val="20"/>
                <w:szCs w:val="20"/>
              </w:rPr>
            </w:pPr>
          </w:p>
        </w:tc>
        <w:tc>
          <w:tcPr>
            <w:tcW w:w="630" w:type="dxa"/>
          </w:tcPr>
          <w:p w14:paraId="00000251" w14:textId="77777777" w:rsidR="00CD5CA9" w:rsidRDefault="00CD5CA9">
            <w:pPr>
              <w:spacing w:before="40" w:after="40" w:line="240" w:lineRule="auto"/>
              <w:rPr>
                <w:color w:val="000000"/>
                <w:sz w:val="20"/>
                <w:szCs w:val="20"/>
              </w:rPr>
            </w:pPr>
          </w:p>
        </w:tc>
      </w:tr>
      <w:tr w:rsidR="00CD5CA9" w14:paraId="3BEF9888" w14:textId="77777777">
        <w:trPr>
          <w:jc w:val="center"/>
        </w:trPr>
        <w:tc>
          <w:tcPr>
            <w:tcW w:w="445" w:type="dxa"/>
          </w:tcPr>
          <w:p w14:paraId="00000252" w14:textId="77777777" w:rsidR="00CD5CA9" w:rsidRDefault="00000000">
            <w:pPr>
              <w:spacing w:before="40" w:after="40" w:line="240" w:lineRule="auto"/>
              <w:rPr>
                <w:color w:val="000000"/>
                <w:sz w:val="20"/>
                <w:szCs w:val="20"/>
              </w:rPr>
            </w:pPr>
            <w:r>
              <w:rPr>
                <w:sz w:val="20"/>
                <w:szCs w:val="20"/>
              </w:rPr>
              <w:t>f.</w:t>
            </w:r>
          </w:p>
        </w:tc>
        <w:tc>
          <w:tcPr>
            <w:tcW w:w="7740" w:type="dxa"/>
          </w:tcPr>
          <w:p w14:paraId="00000253" w14:textId="77777777" w:rsidR="00CD5CA9" w:rsidRDefault="00000000">
            <w:pPr>
              <w:spacing w:before="40" w:after="40" w:line="240" w:lineRule="auto"/>
              <w:rPr>
                <w:b/>
                <w:color w:val="000000"/>
                <w:sz w:val="20"/>
                <w:szCs w:val="20"/>
              </w:rPr>
            </w:pPr>
            <w:proofErr w:type="spellStart"/>
            <w:r>
              <w:rPr>
                <w:color w:val="000000"/>
                <w:sz w:val="20"/>
                <w:szCs w:val="20"/>
              </w:rPr>
              <w:t>UKAid</w:t>
            </w:r>
            <w:proofErr w:type="spellEnd"/>
            <w:r>
              <w:rPr>
                <w:color w:val="000000"/>
                <w:sz w:val="20"/>
                <w:szCs w:val="20"/>
              </w:rPr>
              <w:t>/Foreign, Commonwealth &amp; Development Office (FCDO)</w:t>
            </w:r>
          </w:p>
        </w:tc>
        <w:tc>
          <w:tcPr>
            <w:tcW w:w="630" w:type="dxa"/>
          </w:tcPr>
          <w:p w14:paraId="00000254" w14:textId="77777777" w:rsidR="00CD5CA9" w:rsidRDefault="00CD5CA9">
            <w:pPr>
              <w:spacing w:before="40" w:after="40" w:line="240" w:lineRule="auto"/>
              <w:rPr>
                <w:color w:val="000000"/>
                <w:sz w:val="20"/>
                <w:szCs w:val="20"/>
              </w:rPr>
            </w:pPr>
          </w:p>
        </w:tc>
        <w:tc>
          <w:tcPr>
            <w:tcW w:w="630" w:type="dxa"/>
          </w:tcPr>
          <w:p w14:paraId="00000255" w14:textId="77777777" w:rsidR="00CD5CA9" w:rsidRDefault="00CD5CA9">
            <w:pPr>
              <w:spacing w:before="40" w:after="40" w:line="240" w:lineRule="auto"/>
              <w:rPr>
                <w:color w:val="000000"/>
                <w:sz w:val="20"/>
                <w:szCs w:val="20"/>
              </w:rPr>
            </w:pPr>
          </w:p>
        </w:tc>
        <w:tc>
          <w:tcPr>
            <w:tcW w:w="630" w:type="dxa"/>
          </w:tcPr>
          <w:p w14:paraId="00000256" w14:textId="77777777" w:rsidR="00CD5CA9" w:rsidRDefault="00CD5CA9">
            <w:pPr>
              <w:spacing w:before="40" w:after="40" w:line="240" w:lineRule="auto"/>
              <w:rPr>
                <w:color w:val="000000"/>
                <w:sz w:val="20"/>
                <w:szCs w:val="20"/>
              </w:rPr>
            </w:pPr>
          </w:p>
        </w:tc>
        <w:tc>
          <w:tcPr>
            <w:tcW w:w="630" w:type="dxa"/>
          </w:tcPr>
          <w:p w14:paraId="00000257" w14:textId="77777777" w:rsidR="00CD5CA9" w:rsidRDefault="00CD5CA9">
            <w:pPr>
              <w:spacing w:before="40" w:after="40" w:line="240" w:lineRule="auto"/>
              <w:rPr>
                <w:color w:val="000000"/>
                <w:sz w:val="20"/>
                <w:szCs w:val="20"/>
              </w:rPr>
            </w:pPr>
          </w:p>
        </w:tc>
      </w:tr>
      <w:tr w:rsidR="00CD5CA9" w14:paraId="71BB72F1" w14:textId="77777777">
        <w:trPr>
          <w:jc w:val="center"/>
        </w:trPr>
        <w:tc>
          <w:tcPr>
            <w:tcW w:w="445" w:type="dxa"/>
          </w:tcPr>
          <w:p w14:paraId="00000258" w14:textId="77777777" w:rsidR="00CD5CA9" w:rsidRDefault="00000000">
            <w:pPr>
              <w:spacing w:before="40" w:after="40" w:line="240" w:lineRule="auto"/>
              <w:rPr>
                <w:color w:val="000000"/>
                <w:sz w:val="20"/>
                <w:szCs w:val="20"/>
              </w:rPr>
            </w:pPr>
            <w:r>
              <w:rPr>
                <w:sz w:val="20"/>
                <w:szCs w:val="20"/>
              </w:rPr>
              <w:t>g.</w:t>
            </w:r>
          </w:p>
        </w:tc>
        <w:tc>
          <w:tcPr>
            <w:tcW w:w="7740" w:type="dxa"/>
          </w:tcPr>
          <w:p w14:paraId="00000259" w14:textId="77777777" w:rsidR="00CD5CA9" w:rsidRDefault="00000000">
            <w:pPr>
              <w:spacing w:before="40" w:after="40" w:line="240" w:lineRule="auto"/>
              <w:rPr>
                <w:b/>
                <w:color w:val="000000"/>
                <w:sz w:val="20"/>
                <w:szCs w:val="20"/>
              </w:rPr>
            </w:pPr>
            <w:r>
              <w:rPr>
                <w:color w:val="000000"/>
                <w:sz w:val="20"/>
                <w:szCs w:val="20"/>
              </w:rPr>
              <w:t>Norwegian Refugee Council (NRC)</w:t>
            </w:r>
          </w:p>
        </w:tc>
        <w:tc>
          <w:tcPr>
            <w:tcW w:w="630" w:type="dxa"/>
          </w:tcPr>
          <w:p w14:paraId="0000025A" w14:textId="77777777" w:rsidR="00CD5CA9" w:rsidRDefault="00CD5CA9">
            <w:pPr>
              <w:spacing w:before="40" w:after="40" w:line="240" w:lineRule="auto"/>
              <w:rPr>
                <w:color w:val="000000"/>
                <w:sz w:val="20"/>
                <w:szCs w:val="20"/>
              </w:rPr>
            </w:pPr>
          </w:p>
        </w:tc>
        <w:tc>
          <w:tcPr>
            <w:tcW w:w="630" w:type="dxa"/>
          </w:tcPr>
          <w:p w14:paraId="0000025B" w14:textId="77777777" w:rsidR="00CD5CA9" w:rsidRDefault="00CD5CA9">
            <w:pPr>
              <w:spacing w:before="40" w:after="40" w:line="240" w:lineRule="auto"/>
              <w:rPr>
                <w:color w:val="000000"/>
                <w:sz w:val="20"/>
                <w:szCs w:val="20"/>
              </w:rPr>
            </w:pPr>
          </w:p>
        </w:tc>
        <w:tc>
          <w:tcPr>
            <w:tcW w:w="630" w:type="dxa"/>
          </w:tcPr>
          <w:p w14:paraId="0000025C" w14:textId="77777777" w:rsidR="00CD5CA9" w:rsidRDefault="00CD5CA9">
            <w:pPr>
              <w:spacing w:before="40" w:after="40" w:line="240" w:lineRule="auto"/>
              <w:rPr>
                <w:color w:val="000000"/>
                <w:sz w:val="20"/>
                <w:szCs w:val="20"/>
              </w:rPr>
            </w:pPr>
          </w:p>
        </w:tc>
        <w:tc>
          <w:tcPr>
            <w:tcW w:w="630" w:type="dxa"/>
          </w:tcPr>
          <w:p w14:paraId="0000025D" w14:textId="77777777" w:rsidR="00CD5CA9" w:rsidRDefault="00CD5CA9">
            <w:pPr>
              <w:spacing w:before="40" w:after="40" w:line="240" w:lineRule="auto"/>
              <w:rPr>
                <w:color w:val="000000"/>
                <w:sz w:val="20"/>
                <w:szCs w:val="20"/>
              </w:rPr>
            </w:pPr>
          </w:p>
        </w:tc>
      </w:tr>
      <w:tr w:rsidR="00CD5CA9" w14:paraId="3F358A14" w14:textId="77777777">
        <w:trPr>
          <w:jc w:val="center"/>
        </w:trPr>
        <w:tc>
          <w:tcPr>
            <w:tcW w:w="445" w:type="dxa"/>
          </w:tcPr>
          <w:p w14:paraId="0000025E" w14:textId="77777777" w:rsidR="00CD5CA9" w:rsidRDefault="00000000">
            <w:pPr>
              <w:spacing w:before="40" w:after="40" w:line="240" w:lineRule="auto"/>
              <w:rPr>
                <w:color w:val="000000"/>
                <w:sz w:val="20"/>
                <w:szCs w:val="20"/>
              </w:rPr>
            </w:pPr>
            <w:r>
              <w:rPr>
                <w:color w:val="000000"/>
                <w:sz w:val="20"/>
                <w:szCs w:val="20"/>
              </w:rPr>
              <w:t>h.</w:t>
            </w:r>
          </w:p>
        </w:tc>
        <w:tc>
          <w:tcPr>
            <w:tcW w:w="7740" w:type="dxa"/>
          </w:tcPr>
          <w:p w14:paraId="0000025F" w14:textId="77777777" w:rsidR="00CD5CA9" w:rsidRDefault="00000000">
            <w:pPr>
              <w:spacing w:before="40" w:after="40" w:line="240" w:lineRule="auto"/>
              <w:rPr>
                <w:b/>
                <w:color w:val="000000"/>
                <w:sz w:val="20"/>
                <w:szCs w:val="20"/>
              </w:rPr>
            </w:pPr>
            <w:r>
              <w:rPr>
                <w:color w:val="000000"/>
                <w:sz w:val="20"/>
                <w:szCs w:val="20"/>
              </w:rPr>
              <w:t>Japan International Cooperation Agency (JICA)</w:t>
            </w:r>
          </w:p>
        </w:tc>
        <w:tc>
          <w:tcPr>
            <w:tcW w:w="630" w:type="dxa"/>
          </w:tcPr>
          <w:p w14:paraId="00000260" w14:textId="77777777" w:rsidR="00CD5CA9" w:rsidRDefault="00CD5CA9">
            <w:pPr>
              <w:spacing w:before="40" w:after="40" w:line="240" w:lineRule="auto"/>
              <w:rPr>
                <w:color w:val="000000"/>
                <w:sz w:val="20"/>
                <w:szCs w:val="20"/>
              </w:rPr>
            </w:pPr>
          </w:p>
        </w:tc>
        <w:tc>
          <w:tcPr>
            <w:tcW w:w="630" w:type="dxa"/>
          </w:tcPr>
          <w:p w14:paraId="00000261" w14:textId="77777777" w:rsidR="00CD5CA9" w:rsidRDefault="00CD5CA9">
            <w:pPr>
              <w:spacing w:before="40" w:after="40" w:line="240" w:lineRule="auto"/>
              <w:rPr>
                <w:color w:val="000000"/>
                <w:sz w:val="20"/>
                <w:szCs w:val="20"/>
              </w:rPr>
            </w:pPr>
          </w:p>
        </w:tc>
        <w:tc>
          <w:tcPr>
            <w:tcW w:w="630" w:type="dxa"/>
          </w:tcPr>
          <w:p w14:paraId="00000262" w14:textId="77777777" w:rsidR="00CD5CA9" w:rsidRDefault="00CD5CA9">
            <w:pPr>
              <w:spacing w:before="40" w:after="40" w:line="240" w:lineRule="auto"/>
              <w:rPr>
                <w:color w:val="000000"/>
                <w:sz w:val="20"/>
                <w:szCs w:val="20"/>
              </w:rPr>
            </w:pPr>
          </w:p>
        </w:tc>
        <w:tc>
          <w:tcPr>
            <w:tcW w:w="630" w:type="dxa"/>
          </w:tcPr>
          <w:p w14:paraId="00000263" w14:textId="77777777" w:rsidR="00CD5CA9" w:rsidRDefault="00CD5CA9">
            <w:pPr>
              <w:spacing w:before="40" w:after="40" w:line="240" w:lineRule="auto"/>
              <w:rPr>
                <w:color w:val="000000"/>
                <w:sz w:val="20"/>
                <w:szCs w:val="20"/>
              </w:rPr>
            </w:pPr>
          </w:p>
        </w:tc>
      </w:tr>
      <w:tr w:rsidR="00CD5CA9" w14:paraId="03FEE4EE" w14:textId="77777777">
        <w:trPr>
          <w:jc w:val="center"/>
        </w:trPr>
        <w:tc>
          <w:tcPr>
            <w:tcW w:w="445" w:type="dxa"/>
          </w:tcPr>
          <w:p w14:paraId="00000264" w14:textId="77777777" w:rsidR="00CD5CA9" w:rsidRDefault="00000000">
            <w:pPr>
              <w:spacing w:before="40" w:after="40" w:line="240" w:lineRule="auto"/>
              <w:rPr>
                <w:color w:val="000000"/>
                <w:sz w:val="20"/>
                <w:szCs w:val="20"/>
              </w:rPr>
            </w:pPr>
            <w:r>
              <w:rPr>
                <w:color w:val="000000"/>
                <w:sz w:val="20"/>
                <w:szCs w:val="20"/>
              </w:rPr>
              <w:t>i.</w:t>
            </w:r>
          </w:p>
        </w:tc>
        <w:tc>
          <w:tcPr>
            <w:tcW w:w="7740" w:type="dxa"/>
          </w:tcPr>
          <w:p w14:paraId="00000265" w14:textId="77777777" w:rsidR="00CD5CA9" w:rsidRDefault="00000000">
            <w:pPr>
              <w:spacing w:before="40" w:after="40" w:line="240" w:lineRule="auto"/>
              <w:rPr>
                <w:b/>
                <w:color w:val="000000"/>
                <w:sz w:val="20"/>
                <w:szCs w:val="20"/>
              </w:rPr>
            </w:pPr>
            <w:r>
              <w:rPr>
                <w:color w:val="000000"/>
                <w:sz w:val="20"/>
                <w:szCs w:val="20"/>
              </w:rPr>
              <w:t>Belgium Development Agency (ENABEL)</w:t>
            </w:r>
          </w:p>
        </w:tc>
        <w:tc>
          <w:tcPr>
            <w:tcW w:w="630" w:type="dxa"/>
          </w:tcPr>
          <w:p w14:paraId="00000266" w14:textId="77777777" w:rsidR="00CD5CA9" w:rsidRDefault="00CD5CA9">
            <w:pPr>
              <w:spacing w:before="40" w:after="40" w:line="240" w:lineRule="auto"/>
              <w:rPr>
                <w:color w:val="000000"/>
                <w:sz w:val="20"/>
                <w:szCs w:val="20"/>
              </w:rPr>
            </w:pPr>
          </w:p>
        </w:tc>
        <w:tc>
          <w:tcPr>
            <w:tcW w:w="630" w:type="dxa"/>
          </w:tcPr>
          <w:p w14:paraId="00000267" w14:textId="77777777" w:rsidR="00CD5CA9" w:rsidRDefault="00CD5CA9">
            <w:pPr>
              <w:spacing w:before="40" w:after="40" w:line="240" w:lineRule="auto"/>
              <w:rPr>
                <w:color w:val="000000"/>
                <w:sz w:val="20"/>
                <w:szCs w:val="20"/>
              </w:rPr>
            </w:pPr>
          </w:p>
        </w:tc>
        <w:tc>
          <w:tcPr>
            <w:tcW w:w="630" w:type="dxa"/>
          </w:tcPr>
          <w:p w14:paraId="00000268" w14:textId="77777777" w:rsidR="00CD5CA9" w:rsidRDefault="00CD5CA9">
            <w:pPr>
              <w:spacing w:before="40" w:after="40" w:line="240" w:lineRule="auto"/>
              <w:rPr>
                <w:color w:val="000000"/>
                <w:sz w:val="20"/>
                <w:szCs w:val="20"/>
              </w:rPr>
            </w:pPr>
          </w:p>
        </w:tc>
        <w:tc>
          <w:tcPr>
            <w:tcW w:w="630" w:type="dxa"/>
          </w:tcPr>
          <w:p w14:paraId="00000269" w14:textId="77777777" w:rsidR="00CD5CA9" w:rsidRDefault="00CD5CA9">
            <w:pPr>
              <w:spacing w:before="40" w:after="40" w:line="240" w:lineRule="auto"/>
              <w:rPr>
                <w:color w:val="000000"/>
                <w:sz w:val="20"/>
                <w:szCs w:val="20"/>
              </w:rPr>
            </w:pPr>
          </w:p>
        </w:tc>
      </w:tr>
      <w:tr w:rsidR="00CD5CA9" w14:paraId="64A132C2" w14:textId="77777777">
        <w:trPr>
          <w:jc w:val="center"/>
        </w:trPr>
        <w:tc>
          <w:tcPr>
            <w:tcW w:w="445" w:type="dxa"/>
          </w:tcPr>
          <w:p w14:paraId="0000026A" w14:textId="77777777" w:rsidR="00CD5CA9" w:rsidRDefault="00000000">
            <w:pPr>
              <w:spacing w:before="40" w:after="40" w:line="240" w:lineRule="auto"/>
              <w:rPr>
                <w:color w:val="000000"/>
                <w:sz w:val="20"/>
                <w:szCs w:val="20"/>
              </w:rPr>
            </w:pPr>
            <w:r>
              <w:rPr>
                <w:color w:val="000000"/>
                <w:sz w:val="20"/>
                <w:szCs w:val="20"/>
              </w:rPr>
              <w:t>j.</w:t>
            </w:r>
          </w:p>
        </w:tc>
        <w:tc>
          <w:tcPr>
            <w:tcW w:w="7740" w:type="dxa"/>
          </w:tcPr>
          <w:p w14:paraId="0000026B" w14:textId="77777777" w:rsidR="00CD5CA9" w:rsidRDefault="00000000">
            <w:pPr>
              <w:spacing w:before="40" w:after="40" w:line="240" w:lineRule="auto"/>
              <w:rPr>
                <w:b/>
                <w:color w:val="000000"/>
                <w:sz w:val="20"/>
                <w:szCs w:val="20"/>
              </w:rPr>
            </w:pPr>
            <w:r>
              <w:rPr>
                <w:color w:val="000000"/>
                <w:sz w:val="20"/>
                <w:szCs w:val="20"/>
              </w:rPr>
              <w:t>Sweden International Development Agency (</w:t>
            </w:r>
            <w:proofErr w:type="spellStart"/>
            <w:r>
              <w:rPr>
                <w:color w:val="000000"/>
                <w:sz w:val="20"/>
                <w:szCs w:val="20"/>
              </w:rPr>
              <w:t>Sida</w:t>
            </w:r>
            <w:proofErr w:type="spellEnd"/>
            <w:r>
              <w:rPr>
                <w:color w:val="000000"/>
                <w:sz w:val="20"/>
                <w:szCs w:val="20"/>
              </w:rPr>
              <w:t>)</w:t>
            </w:r>
          </w:p>
        </w:tc>
        <w:tc>
          <w:tcPr>
            <w:tcW w:w="630" w:type="dxa"/>
          </w:tcPr>
          <w:p w14:paraId="0000026C" w14:textId="77777777" w:rsidR="00CD5CA9" w:rsidRDefault="00CD5CA9">
            <w:pPr>
              <w:spacing w:before="40" w:after="40" w:line="240" w:lineRule="auto"/>
              <w:rPr>
                <w:color w:val="000000"/>
                <w:sz w:val="20"/>
                <w:szCs w:val="20"/>
              </w:rPr>
            </w:pPr>
          </w:p>
        </w:tc>
        <w:tc>
          <w:tcPr>
            <w:tcW w:w="630" w:type="dxa"/>
          </w:tcPr>
          <w:p w14:paraId="0000026D" w14:textId="77777777" w:rsidR="00CD5CA9" w:rsidRDefault="00CD5CA9">
            <w:pPr>
              <w:spacing w:before="40" w:after="40" w:line="240" w:lineRule="auto"/>
              <w:rPr>
                <w:color w:val="000000"/>
                <w:sz w:val="20"/>
                <w:szCs w:val="20"/>
              </w:rPr>
            </w:pPr>
          </w:p>
        </w:tc>
        <w:tc>
          <w:tcPr>
            <w:tcW w:w="630" w:type="dxa"/>
          </w:tcPr>
          <w:p w14:paraId="0000026E" w14:textId="77777777" w:rsidR="00CD5CA9" w:rsidRDefault="00CD5CA9">
            <w:pPr>
              <w:spacing w:before="40" w:after="40" w:line="240" w:lineRule="auto"/>
              <w:rPr>
                <w:color w:val="000000"/>
                <w:sz w:val="20"/>
                <w:szCs w:val="20"/>
              </w:rPr>
            </w:pPr>
          </w:p>
        </w:tc>
        <w:tc>
          <w:tcPr>
            <w:tcW w:w="630" w:type="dxa"/>
          </w:tcPr>
          <w:p w14:paraId="0000026F" w14:textId="77777777" w:rsidR="00CD5CA9" w:rsidRDefault="00CD5CA9">
            <w:pPr>
              <w:spacing w:before="40" w:after="40" w:line="240" w:lineRule="auto"/>
              <w:rPr>
                <w:color w:val="000000"/>
                <w:sz w:val="20"/>
                <w:szCs w:val="20"/>
              </w:rPr>
            </w:pPr>
          </w:p>
        </w:tc>
      </w:tr>
      <w:tr w:rsidR="00CD5CA9" w14:paraId="17253471" w14:textId="77777777">
        <w:trPr>
          <w:jc w:val="center"/>
        </w:trPr>
        <w:tc>
          <w:tcPr>
            <w:tcW w:w="445" w:type="dxa"/>
          </w:tcPr>
          <w:p w14:paraId="00000270" w14:textId="77777777" w:rsidR="00CD5CA9" w:rsidRDefault="00000000">
            <w:pPr>
              <w:spacing w:before="40" w:after="40" w:line="240" w:lineRule="auto"/>
              <w:rPr>
                <w:color w:val="000000"/>
                <w:sz w:val="20"/>
                <w:szCs w:val="20"/>
              </w:rPr>
            </w:pPr>
            <w:r>
              <w:rPr>
                <w:color w:val="000000"/>
                <w:sz w:val="20"/>
                <w:szCs w:val="20"/>
              </w:rPr>
              <w:t>k.</w:t>
            </w:r>
          </w:p>
        </w:tc>
        <w:tc>
          <w:tcPr>
            <w:tcW w:w="7740" w:type="dxa"/>
          </w:tcPr>
          <w:p w14:paraId="00000271" w14:textId="77777777" w:rsidR="00CD5CA9" w:rsidRDefault="00000000">
            <w:pPr>
              <w:spacing w:before="40" w:after="40" w:line="240" w:lineRule="auto"/>
              <w:rPr>
                <w:b/>
                <w:color w:val="000000"/>
                <w:sz w:val="20"/>
                <w:szCs w:val="20"/>
              </w:rPr>
            </w:pPr>
            <w:r>
              <w:rPr>
                <w:color w:val="000000"/>
                <w:sz w:val="20"/>
                <w:szCs w:val="20"/>
              </w:rPr>
              <w:t>Turkish Cooperation and Coordination Agency (</w:t>
            </w:r>
            <w:proofErr w:type="spellStart"/>
            <w:r>
              <w:rPr>
                <w:color w:val="000000"/>
                <w:sz w:val="20"/>
                <w:szCs w:val="20"/>
              </w:rPr>
              <w:t>TiKA</w:t>
            </w:r>
            <w:proofErr w:type="spellEnd"/>
            <w:r>
              <w:rPr>
                <w:color w:val="000000"/>
                <w:sz w:val="20"/>
                <w:szCs w:val="20"/>
              </w:rPr>
              <w:t>)</w:t>
            </w:r>
          </w:p>
        </w:tc>
        <w:tc>
          <w:tcPr>
            <w:tcW w:w="630" w:type="dxa"/>
          </w:tcPr>
          <w:p w14:paraId="00000272" w14:textId="77777777" w:rsidR="00CD5CA9" w:rsidRDefault="00CD5CA9">
            <w:pPr>
              <w:spacing w:before="40" w:after="40" w:line="240" w:lineRule="auto"/>
              <w:rPr>
                <w:color w:val="000000"/>
                <w:sz w:val="20"/>
                <w:szCs w:val="20"/>
              </w:rPr>
            </w:pPr>
          </w:p>
        </w:tc>
        <w:tc>
          <w:tcPr>
            <w:tcW w:w="630" w:type="dxa"/>
          </w:tcPr>
          <w:p w14:paraId="00000273" w14:textId="77777777" w:rsidR="00CD5CA9" w:rsidRDefault="00CD5CA9">
            <w:pPr>
              <w:spacing w:before="40" w:after="40" w:line="240" w:lineRule="auto"/>
              <w:rPr>
                <w:color w:val="000000"/>
                <w:sz w:val="20"/>
                <w:szCs w:val="20"/>
              </w:rPr>
            </w:pPr>
          </w:p>
        </w:tc>
        <w:tc>
          <w:tcPr>
            <w:tcW w:w="630" w:type="dxa"/>
          </w:tcPr>
          <w:p w14:paraId="00000274" w14:textId="77777777" w:rsidR="00CD5CA9" w:rsidRDefault="00CD5CA9">
            <w:pPr>
              <w:spacing w:before="40" w:after="40" w:line="240" w:lineRule="auto"/>
              <w:rPr>
                <w:color w:val="000000"/>
                <w:sz w:val="20"/>
                <w:szCs w:val="20"/>
              </w:rPr>
            </w:pPr>
          </w:p>
        </w:tc>
        <w:tc>
          <w:tcPr>
            <w:tcW w:w="630" w:type="dxa"/>
          </w:tcPr>
          <w:p w14:paraId="00000275" w14:textId="77777777" w:rsidR="00CD5CA9" w:rsidRDefault="00CD5CA9">
            <w:pPr>
              <w:spacing w:before="40" w:after="40" w:line="240" w:lineRule="auto"/>
              <w:rPr>
                <w:color w:val="000000"/>
                <w:sz w:val="20"/>
                <w:szCs w:val="20"/>
              </w:rPr>
            </w:pPr>
          </w:p>
        </w:tc>
      </w:tr>
      <w:tr w:rsidR="00CD5CA9" w14:paraId="09597F1D" w14:textId="77777777">
        <w:trPr>
          <w:jc w:val="center"/>
        </w:trPr>
        <w:tc>
          <w:tcPr>
            <w:tcW w:w="445" w:type="dxa"/>
          </w:tcPr>
          <w:p w14:paraId="00000276" w14:textId="77777777" w:rsidR="00CD5CA9" w:rsidRDefault="00000000">
            <w:pPr>
              <w:spacing w:before="40" w:after="40" w:line="240" w:lineRule="auto"/>
              <w:rPr>
                <w:color w:val="000000"/>
                <w:sz w:val="20"/>
                <w:szCs w:val="20"/>
              </w:rPr>
            </w:pPr>
            <w:r>
              <w:rPr>
                <w:color w:val="000000"/>
                <w:sz w:val="20"/>
                <w:szCs w:val="20"/>
              </w:rPr>
              <w:t>l.</w:t>
            </w:r>
          </w:p>
        </w:tc>
        <w:tc>
          <w:tcPr>
            <w:tcW w:w="7740" w:type="dxa"/>
          </w:tcPr>
          <w:p w14:paraId="00000277" w14:textId="77777777" w:rsidR="00CD5CA9" w:rsidRDefault="00000000">
            <w:pPr>
              <w:spacing w:before="40" w:after="40" w:line="240" w:lineRule="auto"/>
              <w:rPr>
                <w:b/>
                <w:color w:val="000000"/>
                <w:sz w:val="20"/>
                <w:szCs w:val="20"/>
              </w:rPr>
            </w:pPr>
            <w:r>
              <w:rPr>
                <w:color w:val="000000"/>
                <w:sz w:val="20"/>
                <w:szCs w:val="20"/>
              </w:rPr>
              <w:t>World Food Programme</w:t>
            </w:r>
          </w:p>
        </w:tc>
        <w:tc>
          <w:tcPr>
            <w:tcW w:w="630" w:type="dxa"/>
          </w:tcPr>
          <w:p w14:paraId="00000278" w14:textId="77777777" w:rsidR="00CD5CA9" w:rsidRDefault="00CD5CA9">
            <w:pPr>
              <w:spacing w:before="40" w:after="40" w:line="240" w:lineRule="auto"/>
              <w:rPr>
                <w:color w:val="000000"/>
                <w:sz w:val="20"/>
                <w:szCs w:val="20"/>
              </w:rPr>
            </w:pPr>
          </w:p>
        </w:tc>
        <w:tc>
          <w:tcPr>
            <w:tcW w:w="630" w:type="dxa"/>
          </w:tcPr>
          <w:p w14:paraId="00000279" w14:textId="77777777" w:rsidR="00CD5CA9" w:rsidRDefault="00CD5CA9">
            <w:pPr>
              <w:spacing w:before="40" w:after="40" w:line="240" w:lineRule="auto"/>
              <w:rPr>
                <w:color w:val="000000"/>
                <w:sz w:val="20"/>
                <w:szCs w:val="20"/>
              </w:rPr>
            </w:pPr>
          </w:p>
        </w:tc>
        <w:tc>
          <w:tcPr>
            <w:tcW w:w="630" w:type="dxa"/>
          </w:tcPr>
          <w:p w14:paraId="0000027A" w14:textId="77777777" w:rsidR="00CD5CA9" w:rsidRDefault="00CD5CA9">
            <w:pPr>
              <w:spacing w:before="40" w:after="40" w:line="240" w:lineRule="auto"/>
              <w:rPr>
                <w:color w:val="000000"/>
                <w:sz w:val="20"/>
                <w:szCs w:val="20"/>
              </w:rPr>
            </w:pPr>
          </w:p>
        </w:tc>
        <w:tc>
          <w:tcPr>
            <w:tcW w:w="630" w:type="dxa"/>
          </w:tcPr>
          <w:p w14:paraId="0000027B" w14:textId="77777777" w:rsidR="00CD5CA9" w:rsidRDefault="00CD5CA9">
            <w:pPr>
              <w:spacing w:before="40" w:after="40" w:line="240" w:lineRule="auto"/>
              <w:rPr>
                <w:color w:val="000000"/>
                <w:sz w:val="20"/>
                <w:szCs w:val="20"/>
              </w:rPr>
            </w:pPr>
          </w:p>
        </w:tc>
      </w:tr>
      <w:tr w:rsidR="00CD5CA9" w14:paraId="496E2785" w14:textId="77777777">
        <w:trPr>
          <w:jc w:val="center"/>
        </w:trPr>
        <w:tc>
          <w:tcPr>
            <w:tcW w:w="445" w:type="dxa"/>
          </w:tcPr>
          <w:p w14:paraId="0000027C" w14:textId="77777777" w:rsidR="00CD5CA9" w:rsidRDefault="00000000">
            <w:pPr>
              <w:spacing w:before="40" w:after="40" w:line="240" w:lineRule="auto"/>
              <w:rPr>
                <w:color w:val="000000"/>
                <w:sz w:val="20"/>
                <w:szCs w:val="20"/>
              </w:rPr>
            </w:pPr>
            <w:r>
              <w:rPr>
                <w:color w:val="000000"/>
                <w:sz w:val="20"/>
                <w:szCs w:val="20"/>
              </w:rPr>
              <w:t>m.</w:t>
            </w:r>
          </w:p>
        </w:tc>
        <w:tc>
          <w:tcPr>
            <w:tcW w:w="7740" w:type="dxa"/>
          </w:tcPr>
          <w:p w14:paraId="0000027D" w14:textId="77777777" w:rsidR="00CD5CA9" w:rsidRDefault="00000000">
            <w:pPr>
              <w:spacing w:before="40" w:after="40" w:line="240" w:lineRule="auto"/>
              <w:rPr>
                <w:b/>
                <w:color w:val="000000"/>
                <w:sz w:val="20"/>
                <w:szCs w:val="20"/>
              </w:rPr>
            </w:pPr>
            <w:r>
              <w:rPr>
                <w:color w:val="000000"/>
                <w:sz w:val="20"/>
                <w:szCs w:val="20"/>
              </w:rPr>
              <w:t>European Union (EU)</w:t>
            </w:r>
          </w:p>
        </w:tc>
        <w:tc>
          <w:tcPr>
            <w:tcW w:w="630" w:type="dxa"/>
          </w:tcPr>
          <w:p w14:paraId="0000027E" w14:textId="77777777" w:rsidR="00CD5CA9" w:rsidRDefault="00CD5CA9">
            <w:pPr>
              <w:spacing w:before="40" w:after="40" w:line="240" w:lineRule="auto"/>
              <w:rPr>
                <w:color w:val="000000"/>
                <w:sz w:val="20"/>
                <w:szCs w:val="20"/>
              </w:rPr>
            </w:pPr>
          </w:p>
        </w:tc>
        <w:tc>
          <w:tcPr>
            <w:tcW w:w="630" w:type="dxa"/>
          </w:tcPr>
          <w:p w14:paraId="0000027F" w14:textId="77777777" w:rsidR="00CD5CA9" w:rsidRDefault="00CD5CA9">
            <w:pPr>
              <w:spacing w:before="40" w:after="40" w:line="240" w:lineRule="auto"/>
              <w:rPr>
                <w:color w:val="000000"/>
                <w:sz w:val="20"/>
                <w:szCs w:val="20"/>
              </w:rPr>
            </w:pPr>
          </w:p>
        </w:tc>
        <w:tc>
          <w:tcPr>
            <w:tcW w:w="630" w:type="dxa"/>
          </w:tcPr>
          <w:p w14:paraId="00000280" w14:textId="77777777" w:rsidR="00CD5CA9" w:rsidRDefault="00CD5CA9">
            <w:pPr>
              <w:spacing w:before="40" w:after="40" w:line="240" w:lineRule="auto"/>
              <w:rPr>
                <w:color w:val="000000"/>
                <w:sz w:val="20"/>
                <w:szCs w:val="20"/>
              </w:rPr>
            </w:pPr>
          </w:p>
        </w:tc>
        <w:tc>
          <w:tcPr>
            <w:tcW w:w="630" w:type="dxa"/>
          </w:tcPr>
          <w:p w14:paraId="00000281" w14:textId="77777777" w:rsidR="00CD5CA9" w:rsidRDefault="00CD5CA9">
            <w:pPr>
              <w:spacing w:before="40" w:after="40" w:line="240" w:lineRule="auto"/>
              <w:rPr>
                <w:color w:val="000000"/>
                <w:sz w:val="20"/>
                <w:szCs w:val="20"/>
              </w:rPr>
            </w:pPr>
          </w:p>
        </w:tc>
      </w:tr>
      <w:tr w:rsidR="00CD5CA9" w14:paraId="21EEE4B2" w14:textId="77777777">
        <w:trPr>
          <w:jc w:val="center"/>
        </w:trPr>
        <w:tc>
          <w:tcPr>
            <w:tcW w:w="445" w:type="dxa"/>
            <w:tcBorders>
              <w:bottom w:val="single" w:sz="4" w:space="0" w:color="000000"/>
            </w:tcBorders>
          </w:tcPr>
          <w:p w14:paraId="00000282" w14:textId="77777777" w:rsidR="00CD5CA9" w:rsidRDefault="00000000">
            <w:pPr>
              <w:spacing w:before="40" w:after="40" w:line="240" w:lineRule="auto"/>
              <w:rPr>
                <w:sz w:val="20"/>
                <w:szCs w:val="20"/>
              </w:rPr>
            </w:pPr>
            <w:r>
              <w:rPr>
                <w:sz w:val="20"/>
                <w:szCs w:val="20"/>
              </w:rPr>
              <w:t>n.</w:t>
            </w:r>
          </w:p>
        </w:tc>
        <w:tc>
          <w:tcPr>
            <w:tcW w:w="7740" w:type="dxa"/>
            <w:tcBorders>
              <w:bottom w:val="single" w:sz="4" w:space="0" w:color="000000"/>
            </w:tcBorders>
          </w:tcPr>
          <w:p w14:paraId="00000283" w14:textId="77777777" w:rsidR="00CD5CA9" w:rsidRDefault="00000000">
            <w:pPr>
              <w:spacing w:before="40" w:after="40" w:line="240" w:lineRule="auto"/>
              <w:rPr>
                <w:b/>
                <w:color w:val="000000"/>
                <w:sz w:val="20"/>
                <w:szCs w:val="20"/>
              </w:rPr>
            </w:pPr>
            <w:r>
              <w:rPr>
                <w:sz w:val="20"/>
                <w:szCs w:val="20"/>
              </w:rPr>
              <w:t>World Bank</w:t>
            </w:r>
          </w:p>
        </w:tc>
        <w:tc>
          <w:tcPr>
            <w:tcW w:w="630" w:type="dxa"/>
          </w:tcPr>
          <w:p w14:paraId="00000284" w14:textId="77777777" w:rsidR="00CD5CA9" w:rsidRDefault="00CD5CA9">
            <w:pPr>
              <w:spacing w:before="40" w:after="40" w:line="240" w:lineRule="auto"/>
              <w:rPr>
                <w:color w:val="000000"/>
                <w:sz w:val="20"/>
                <w:szCs w:val="20"/>
              </w:rPr>
            </w:pPr>
          </w:p>
        </w:tc>
        <w:tc>
          <w:tcPr>
            <w:tcW w:w="630" w:type="dxa"/>
          </w:tcPr>
          <w:p w14:paraId="00000285" w14:textId="77777777" w:rsidR="00CD5CA9" w:rsidRDefault="00CD5CA9">
            <w:pPr>
              <w:spacing w:before="40" w:after="40" w:line="240" w:lineRule="auto"/>
              <w:rPr>
                <w:color w:val="000000"/>
                <w:sz w:val="20"/>
                <w:szCs w:val="20"/>
              </w:rPr>
            </w:pPr>
          </w:p>
        </w:tc>
        <w:tc>
          <w:tcPr>
            <w:tcW w:w="630" w:type="dxa"/>
          </w:tcPr>
          <w:p w14:paraId="00000286" w14:textId="77777777" w:rsidR="00CD5CA9" w:rsidRDefault="00CD5CA9">
            <w:pPr>
              <w:spacing w:before="40" w:after="40" w:line="240" w:lineRule="auto"/>
              <w:rPr>
                <w:color w:val="000000"/>
                <w:sz w:val="20"/>
                <w:szCs w:val="20"/>
              </w:rPr>
            </w:pPr>
          </w:p>
        </w:tc>
        <w:tc>
          <w:tcPr>
            <w:tcW w:w="630" w:type="dxa"/>
          </w:tcPr>
          <w:p w14:paraId="00000287" w14:textId="77777777" w:rsidR="00CD5CA9" w:rsidRDefault="00CD5CA9">
            <w:pPr>
              <w:spacing w:before="40" w:after="40" w:line="240" w:lineRule="auto"/>
              <w:rPr>
                <w:color w:val="000000"/>
                <w:sz w:val="20"/>
                <w:szCs w:val="20"/>
              </w:rPr>
            </w:pPr>
          </w:p>
        </w:tc>
      </w:tr>
      <w:tr w:rsidR="00CD5CA9" w14:paraId="64C85029" w14:textId="77777777">
        <w:trPr>
          <w:jc w:val="center"/>
        </w:trPr>
        <w:tc>
          <w:tcPr>
            <w:tcW w:w="445" w:type="dxa"/>
            <w:tcBorders>
              <w:bottom w:val="single" w:sz="4" w:space="0" w:color="000000"/>
            </w:tcBorders>
          </w:tcPr>
          <w:p w14:paraId="00000288" w14:textId="77777777" w:rsidR="00CD5CA9" w:rsidRDefault="00000000">
            <w:pPr>
              <w:spacing w:before="40" w:after="40" w:line="240" w:lineRule="auto"/>
              <w:rPr>
                <w:sz w:val="20"/>
                <w:szCs w:val="20"/>
              </w:rPr>
            </w:pPr>
            <w:r>
              <w:rPr>
                <w:sz w:val="20"/>
                <w:szCs w:val="20"/>
              </w:rPr>
              <w:t>o.</w:t>
            </w:r>
          </w:p>
        </w:tc>
        <w:tc>
          <w:tcPr>
            <w:tcW w:w="7740" w:type="dxa"/>
            <w:tcBorders>
              <w:bottom w:val="single" w:sz="4" w:space="0" w:color="000000"/>
            </w:tcBorders>
          </w:tcPr>
          <w:p w14:paraId="00000289" w14:textId="77777777" w:rsidR="00CD5CA9" w:rsidRDefault="00000000">
            <w:pPr>
              <w:spacing w:before="40" w:after="40" w:line="240" w:lineRule="auto"/>
              <w:rPr>
                <w:sz w:val="20"/>
                <w:szCs w:val="20"/>
              </w:rPr>
            </w:pPr>
            <w:r>
              <w:rPr>
                <w:sz w:val="20"/>
                <w:szCs w:val="20"/>
              </w:rPr>
              <w:t>Other</w:t>
            </w:r>
          </w:p>
        </w:tc>
        <w:tc>
          <w:tcPr>
            <w:tcW w:w="630" w:type="dxa"/>
          </w:tcPr>
          <w:p w14:paraId="0000028A" w14:textId="77777777" w:rsidR="00CD5CA9" w:rsidRDefault="00CD5CA9">
            <w:pPr>
              <w:spacing w:before="40" w:after="40" w:line="240" w:lineRule="auto"/>
            </w:pPr>
          </w:p>
        </w:tc>
        <w:tc>
          <w:tcPr>
            <w:tcW w:w="630" w:type="dxa"/>
          </w:tcPr>
          <w:p w14:paraId="0000028B" w14:textId="77777777" w:rsidR="00CD5CA9" w:rsidRDefault="00CD5CA9">
            <w:pPr>
              <w:spacing w:before="40" w:after="40" w:line="240" w:lineRule="auto"/>
              <w:rPr>
                <w:color w:val="000000"/>
                <w:sz w:val="20"/>
                <w:szCs w:val="20"/>
              </w:rPr>
            </w:pPr>
          </w:p>
        </w:tc>
        <w:tc>
          <w:tcPr>
            <w:tcW w:w="630" w:type="dxa"/>
          </w:tcPr>
          <w:p w14:paraId="0000028C" w14:textId="77777777" w:rsidR="00CD5CA9" w:rsidRDefault="00CD5CA9">
            <w:pPr>
              <w:spacing w:before="40" w:after="40" w:line="240" w:lineRule="auto"/>
              <w:rPr>
                <w:color w:val="000000"/>
                <w:sz w:val="20"/>
                <w:szCs w:val="20"/>
              </w:rPr>
            </w:pPr>
          </w:p>
        </w:tc>
        <w:tc>
          <w:tcPr>
            <w:tcW w:w="630" w:type="dxa"/>
          </w:tcPr>
          <w:p w14:paraId="0000028D" w14:textId="77777777" w:rsidR="00CD5CA9" w:rsidRDefault="00CD5CA9">
            <w:pPr>
              <w:spacing w:before="40" w:after="40" w:line="240" w:lineRule="auto"/>
              <w:rPr>
                <w:color w:val="000000"/>
                <w:sz w:val="20"/>
                <w:szCs w:val="20"/>
              </w:rPr>
            </w:pPr>
          </w:p>
        </w:tc>
      </w:tr>
    </w:tbl>
    <w:p w14:paraId="0000028E" w14:textId="77777777" w:rsidR="00CD5CA9" w:rsidRDefault="00CD5CA9">
      <w:pPr>
        <w:pBdr>
          <w:top w:val="nil"/>
          <w:left w:val="nil"/>
          <w:bottom w:val="nil"/>
          <w:right w:val="nil"/>
          <w:between w:val="nil"/>
        </w:pBdr>
      </w:pPr>
    </w:p>
    <w:p w14:paraId="0000028F" w14:textId="6E5BC9E1" w:rsidR="00CD5CA9" w:rsidRDefault="00000000">
      <w:pPr>
        <w:numPr>
          <w:ilvl w:val="0"/>
          <w:numId w:val="20"/>
        </w:numPr>
        <w:pBdr>
          <w:top w:val="nil"/>
          <w:left w:val="nil"/>
          <w:bottom w:val="nil"/>
          <w:right w:val="nil"/>
          <w:between w:val="nil"/>
        </w:pBdr>
        <w:spacing w:after="0" w:line="240" w:lineRule="auto"/>
      </w:pPr>
      <w:r>
        <w:t>Do you think that overall</w:t>
      </w:r>
      <w:sdt>
        <w:sdtPr>
          <w:tag w:val="goog_rdk_1"/>
          <w:id w:val="-412092804"/>
        </w:sdtPr>
        <w:sdtContent/>
      </w:sdt>
      <w:r w:rsidR="00B76436">
        <w:t xml:space="preserve"> international </w:t>
      </w:r>
      <w:r>
        <w:t>donors are doing a bad job or a good job to support Palestinians? On a scale from 1 to 5, where 1 is a very bad job, 2 is a somewhat bad job, 3 is neither a good job nor bad job, 4 is a somewhat good job, and 5 is a very good job, what is your opinion of overall donor performance?</w:t>
      </w:r>
      <w:r>
        <w:rPr>
          <w:color w:val="000000"/>
        </w:rPr>
        <w:t xml:space="preserve"> </w:t>
      </w:r>
    </w:p>
    <w:p w14:paraId="00000290" w14:textId="77777777" w:rsidR="00CD5CA9" w:rsidRDefault="00000000">
      <w:pPr>
        <w:pBdr>
          <w:top w:val="nil"/>
          <w:left w:val="nil"/>
          <w:bottom w:val="nil"/>
          <w:right w:val="nil"/>
          <w:between w:val="nil"/>
        </w:pBdr>
        <w:spacing w:after="0" w:line="240" w:lineRule="auto"/>
        <w:ind w:left="720" w:hanging="360"/>
        <w:rPr>
          <w:color w:val="000000"/>
        </w:rPr>
      </w:pPr>
      <w:r>
        <w:rPr>
          <w:color w:val="000000"/>
        </w:rPr>
        <w:t xml:space="preserve"> </w:t>
      </w:r>
    </w:p>
    <w:tbl>
      <w:tblPr>
        <w:tblStyle w:val="aa"/>
        <w:tblW w:w="7760" w:type="dxa"/>
        <w:jc w:val="center"/>
        <w:tblBorders>
          <w:top w:val="nil"/>
          <w:left w:val="nil"/>
          <w:bottom w:val="nil"/>
          <w:right w:val="nil"/>
          <w:insideH w:val="nil"/>
          <w:insideV w:val="single" w:sz="4" w:space="0" w:color="000000"/>
        </w:tblBorders>
        <w:tblLayout w:type="fixed"/>
        <w:tblLook w:val="0400" w:firstRow="0" w:lastRow="0" w:firstColumn="0" w:lastColumn="0" w:noHBand="0" w:noVBand="1"/>
      </w:tblPr>
      <w:tblGrid>
        <w:gridCol w:w="1343"/>
        <w:gridCol w:w="1447"/>
        <w:gridCol w:w="1813"/>
        <w:gridCol w:w="1813"/>
        <w:gridCol w:w="1344"/>
      </w:tblGrid>
      <w:tr w:rsidR="00CD5CA9" w14:paraId="1A3EE00B" w14:textId="77777777">
        <w:trPr>
          <w:jc w:val="center"/>
        </w:trPr>
        <w:tc>
          <w:tcPr>
            <w:tcW w:w="1343" w:type="dxa"/>
            <w:tcBorders>
              <w:top w:val="single" w:sz="4" w:space="0" w:color="000000"/>
            </w:tcBorders>
            <w:shd w:val="clear" w:color="auto" w:fill="002060"/>
          </w:tcPr>
          <w:p w14:paraId="00000291" w14:textId="77777777" w:rsidR="00CD5CA9" w:rsidRDefault="00000000">
            <w:pPr>
              <w:spacing w:after="0" w:line="240" w:lineRule="auto"/>
              <w:jc w:val="center"/>
              <w:rPr>
                <w:color w:val="FFFFFF"/>
              </w:rPr>
            </w:pPr>
            <w:r>
              <w:rPr>
                <w:color w:val="FFFFFF"/>
              </w:rPr>
              <w:t>1</w:t>
            </w:r>
          </w:p>
        </w:tc>
        <w:tc>
          <w:tcPr>
            <w:tcW w:w="1447" w:type="dxa"/>
            <w:tcBorders>
              <w:top w:val="single" w:sz="4" w:space="0" w:color="000000"/>
            </w:tcBorders>
            <w:shd w:val="clear" w:color="auto" w:fill="002060"/>
          </w:tcPr>
          <w:p w14:paraId="00000292" w14:textId="77777777" w:rsidR="00CD5CA9" w:rsidRDefault="00000000">
            <w:pPr>
              <w:spacing w:after="0" w:line="240" w:lineRule="auto"/>
              <w:jc w:val="center"/>
              <w:rPr>
                <w:color w:val="FFFFFF"/>
              </w:rPr>
            </w:pPr>
            <w:r>
              <w:rPr>
                <w:color w:val="FFFFFF"/>
              </w:rPr>
              <w:t>2</w:t>
            </w:r>
          </w:p>
        </w:tc>
        <w:tc>
          <w:tcPr>
            <w:tcW w:w="1813" w:type="dxa"/>
            <w:tcBorders>
              <w:top w:val="single" w:sz="4" w:space="0" w:color="000000"/>
            </w:tcBorders>
            <w:shd w:val="clear" w:color="auto" w:fill="002060"/>
          </w:tcPr>
          <w:p w14:paraId="00000293" w14:textId="77777777" w:rsidR="00CD5CA9" w:rsidRDefault="00000000">
            <w:pPr>
              <w:spacing w:after="0" w:line="240" w:lineRule="auto"/>
              <w:jc w:val="center"/>
              <w:rPr>
                <w:color w:val="FFFFFF"/>
              </w:rPr>
            </w:pPr>
            <w:r>
              <w:rPr>
                <w:color w:val="FFFFFF"/>
              </w:rPr>
              <w:t>3</w:t>
            </w:r>
          </w:p>
        </w:tc>
        <w:tc>
          <w:tcPr>
            <w:tcW w:w="1813" w:type="dxa"/>
            <w:tcBorders>
              <w:top w:val="single" w:sz="4" w:space="0" w:color="000000"/>
            </w:tcBorders>
            <w:shd w:val="clear" w:color="auto" w:fill="002060"/>
          </w:tcPr>
          <w:p w14:paraId="00000294" w14:textId="77777777" w:rsidR="00CD5CA9" w:rsidRDefault="00000000">
            <w:pPr>
              <w:spacing w:after="0" w:line="240" w:lineRule="auto"/>
              <w:jc w:val="center"/>
              <w:rPr>
                <w:color w:val="FFFFFF"/>
              </w:rPr>
            </w:pPr>
            <w:r>
              <w:rPr>
                <w:color w:val="FFFFFF"/>
              </w:rPr>
              <w:t>4</w:t>
            </w:r>
          </w:p>
        </w:tc>
        <w:tc>
          <w:tcPr>
            <w:tcW w:w="1344" w:type="dxa"/>
            <w:tcBorders>
              <w:top w:val="single" w:sz="4" w:space="0" w:color="000000"/>
            </w:tcBorders>
            <w:shd w:val="clear" w:color="auto" w:fill="002060"/>
          </w:tcPr>
          <w:p w14:paraId="00000295" w14:textId="77777777" w:rsidR="00CD5CA9" w:rsidRDefault="00000000">
            <w:pPr>
              <w:spacing w:after="0" w:line="240" w:lineRule="auto"/>
              <w:jc w:val="center"/>
              <w:rPr>
                <w:color w:val="FFFFFF"/>
              </w:rPr>
            </w:pPr>
            <w:r>
              <w:rPr>
                <w:color w:val="FFFFFF"/>
              </w:rPr>
              <w:t>5</w:t>
            </w:r>
          </w:p>
        </w:tc>
      </w:tr>
      <w:tr w:rsidR="00CD5CA9" w14:paraId="7925B31A" w14:textId="77777777">
        <w:trPr>
          <w:jc w:val="center"/>
        </w:trPr>
        <w:tc>
          <w:tcPr>
            <w:tcW w:w="1343" w:type="dxa"/>
            <w:tcBorders>
              <w:bottom w:val="single" w:sz="4" w:space="0" w:color="000000"/>
            </w:tcBorders>
            <w:shd w:val="clear" w:color="auto" w:fill="002060"/>
          </w:tcPr>
          <w:p w14:paraId="00000296" w14:textId="77777777" w:rsidR="00CD5CA9" w:rsidRDefault="00000000">
            <w:pPr>
              <w:spacing w:after="0" w:line="240" w:lineRule="auto"/>
              <w:jc w:val="center"/>
              <w:rPr>
                <w:color w:val="FFFFFF"/>
              </w:rPr>
            </w:pPr>
            <w:r>
              <w:rPr>
                <w:color w:val="FFFFFF"/>
              </w:rPr>
              <w:t>A very bad job</w:t>
            </w:r>
          </w:p>
        </w:tc>
        <w:tc>
          <w:tcPr>
            <w:tcW w:w="1447" w:type="dxa"/>
            <w:tcBorders>
              <w:bottom w:val="single" w:sz="4" w:space="0" w:color="000000"/>
            </w:tcBorders>
            <w:shd w:val="clear" w:color="auto" w:fill="002060"/>
          </w:tcPr>
          <w:p w14:paraId="00000297" w14:textId="77777777" w:rsidR="00CD5CA9" w:rsidRDefault="00000000">
            <w:pPr>
              <w:spacing w:after="0" w:line="240" w:lineRule="auto"/>
              <w:jc w:val="center"/>
              <w:rPr>
                <w:color w:val="FFFFFF"/>
              </w:rPr>
            </w:pPr>
            <w:r>
              <w:rPr>
                <w:color w:val="FFFFFF"/>
              </w:rPr>
              <w:t>A somewhat bad job</w:t>
            </w:r>
          </w:p>
        </w:tc>
        <w:tc>
          <w:tcPr>
            <w:tcW w:w="1813" w:type="dxa"/>
            <w:tcBorders>
              <w:bottom w:val="single" w:sz="4" w:space="0" w:color="000000"/>
            </w:tcBorders>
            <w:shd w:val="clear" w:color="auto" w:fill="002060"/>
          </w:tcPr>
          <w:p w14:paraId="00000298" w14:textId="77777777" w:rsidR="00CD5CA9" w:rsidRDefault="00000000">
            <w:pPr>
              <w:spacing w:after="0" w:line="240" w:lineRule="auto"/>
              <w:jc w:val="center"/>
              <w:rPr>
                <w:color w:val="FFFFFF"/>
              </w:rPr>
            </w:pPr>
            <w:r>
              <w:rPr>
                <w:color w:val="FFFFFF"/>
              </w:rPr>
              <w:t>Neither a good job nor bad job</w:t>
            </w:r>
          </w:p>
        </w:tc>
        <w:tc>
          <w:tcPr>
            <w:tcW w:w="1813" w:type="dxa"/>
            <w:tcBorders>
              <w:bottom w:val="single" w:sz="4" w:space="0" w:color="000000"/>
            </w:tcBorders>
            <w:shd w:val="clear" w:color="auto" w:fill="002060"/>
          </w:tcPr>
          <w:p w14:paraId="00000299" w14:textId="77777777" w:rsidR="00CD5CA9" w:rsidRDefault="00000000">
            <w:pPr>
              <w:spacing w:after="0" w:line="240" w:lineRule="auto"/>
              <w:jc w:val="center"/>
              <w:rPr>
                <w:color w:val="FFFFFF"/>
              </w:rPr>
            </w:pPr>
            <w:r>
              <w:rPr>
                <w:color w:val="FFFFFF"/>
              </w:rPr>
              <w:t>A somewhat good job</w:t>
            </w:r>
          </w:p>
        </w:tc>
        <w:tc>
          <w:tcPr>
            <w:tcW w:w="1344" w:type="dxa"/>
            <w:tcBorders>
              <w:bottom w:val="single" w:sz="4" w:space="0" w:color="000000"/>
            </w:tcBorders>
            <w:shd w:val="clear" w:color="auto" w:fill="002060"/>
          </w:tcPr>
          <w:p w14:paraId="0000029A" w14:textId="77777777" w:rsidR="00CD5CA9" w:rsidRDefault="00000000">
            <w:pPr>
              <w:spacing w:after="0" w:line="240" w:lineRule="auto"/>
              <w:jc w:val="center"/>
              <w:rPr>
                <w:color w:val="FFFFFF"/>
              </w:rPr>
            </w:pPr>
            <w:r>
              <w:rPr>
                <w:color w:val="FFFFFF"/>
              </w:rPr>
              <w:t>A very good job</w:t>
            </w:r>
          </w:p>
        </w:tc>
      </w:tr>
    </w:tbl>
    <w:p w14:paraId="0000029B" w14:textId="77777777" w:rsidR="00CD5CA9" w:rsidRDefault="00CD5CA9">
      <w:pPr>
        <w:pBdr>
          <w:top w:val="nil"/>
          <w:left w:val="nil"/>
          <w:bottom w:val="nil"/>
          <w:right w:val="nil"/>
          <w:between w:val="nil"/>
        </w:pBdr>
        <w:spacing w:after="0" w:line="240" w:lineRule="auto"/>
        <w:ind w:left="1260" w:hanging="360"/>
        <w:rPr>
          <w:color w:val="000000"/>
        </w:rPr>
      </w:pPr>
    </w:p>
    <w:p w14:paraId="0000029C" w14:textId="77777777" w:rsidR="00CD5CA9" w:rsidRDefault="00000000">
      <w:pPr>
        <w:pBdr>
          <w:top w:val="nil"/>
          <w:left w:val="nil"/>
          <w:bottom w:val="nil"/>
          <w:right w:val="nil"/>
          <w:between w:val="nil"/>
        </w:pBdr>
        <w:spacing w:after="0" w:line="240" w:lineRule="auto"/>
        <w:ind w:left="1260" w:hanging="360"/>
        <w:rPr>
          <w:color w:val="000000"/>
        </w:rPr>
      </w:pPr>
      <w:r>
        <w:rPr>
          <w:color w:val="000000"/>
        </w:rPr>
        <w:t>98. Refused</w:t>
      </w:r>
    </w:p>
    <w:p w14:paraId="0000029D" w14:textId="77777777" w:rsidR="00CD5CA9" w:rsidRDefault="00000000">
      <w:pPr>
        <w:pBdr>
          <w:top w:val="nil"/>
          <w:left w:val="nil"/>
          <w:bottom w:val="nil"/>
          <w:right w:val="nil"/>
          <w:between w:val="nil"/>
        </w:pBdr>
        <w:spacing w:after="0" w:line="240" w:lineRule="auto"/>
        <w:ind w:left="1260" w:hanging="360"/>
        <w:rPr>
          <w:color w:val="000000"/>
        </w:rPr>
      </w:pPr>
      <w:r>
        <w:rPr>
          <w:color w:val="000000"/>
        </w:rPr>
        <w:t>99. Don’t know</w:t>
      </w:r>
    </w:p>
    <w:p w14:paraId="0000029E" w14:textId="77777777" w:rsidR="00CD5CA9" w:rsidRDefault="00000000">
      <w:pPr>
        <w:pBdr>
          <w:top w:val="nil"/>
          <w:left w:val="nil"/>
          <w:bottom w:val="nil"/>
          <w:right w:val="nil"/>
          <w:between w:val="nil"/>
        </w:pBdr>
        <w:spacing w:after="0" w:line="240" w:lineRule="auto"/>
        <w:ind w:left="900" w:hanging="360"/>
        <w:rPr>
          <w:rFonts w:ascii="Gill Sans" w:hAnsi="Gill Sans" w:cs="Gill Sans"/>
          <w:i/>
          <w:color w:val="C00000"/>
        </w:rPr>
      </w:pPr>
      <w:r>
        <w:rPr>
          <w:rFonts w:ascii="Gill Sans" w:hAnsi="Gill Sans" w:cs="Gill Sans"/>
          <w:i/>
          <w:color w:val="C00000"/>
        </w:rPr>
        <w:t>94. Asked to stop the interview.</w:t>
      </w:r>
    </w:p>
    <w:p w14:paraId="0000029F" w14:textId="77777777" w:rsidR="00CD5CA9" w:rsidRDefault="00000000">
      <w:pPr>
        <w:pBdr>
          <w:top w:val="nil"/>
          <w:left w:val="nil"/>
          <w:bottom w:val="nil"/>
          <w:right w:val="nil"/>
          <w:between w:val="nil"/>
        </w:pBdr>
        <w:spacing w:after="0" w:line="240" w:lineRule="auto"/>
        <w:ind w:left="900" w:hanging="360"/>
        <w:rPr>
          <w:rFonts w:ascii="Gill Sans" w:hAnsi="Gill Sans" w:cs="Gill Sans"/>
          <w:i/>
          <w:color w:val="C00000"/>
        </w:rPr>
      </w:pPr>
      <w:r>
        <w:rPr>
          <w:rFonts w:ascii="Gill Sans" w:hAnsi="Gill Sans" w:cs="Gill Sans"/>
          <w:i/>
          <w:color w:val="C00000"/>
        </w:rPr>
        <w:t>93. Not asked due to interview stoppage</w:t>
      </w:r>
    </w:p>
    <w:p w14:paraId="000002A0" w14:textId="77777777" w:rsidR="00CD5CA9" w:rsidRDefault="00CD5CA9">
      <w:pPr>
        <w:pBdr>
          <w:top w:val="nil"/>
          <w:left w:val="nil"/>
          <w:bottom w:val="nil"/>
          <w:right w:val="nil"/>
          <w:between w:val="nil"/>
        </w:pBdr>
        <w:spacing w:after="0" w:line="240" w:lineRule="auto"/>
        <w:ind w:left="1260" w:hanging="360"/>
        <w:rPr>
          <w:color w:val="000000"/>
        </w:rPr>
      </w:pPr>
    </w:p>
    <w:p w14:paraId="000002A1" w14:textId="0F8C71D7" w:rsidR="00CD5CA9" w:rsidRDefault="00000000">
      <w:pPr>
        <w:numPr>
          <w:ilvl w:val="0"/>
          <w:numId w:val="20"/>
        </w:numPr>
        <w:pBdr>
          <w:top w:val="nil"/>
          <w:left w:val="nil"/>
          <w:bottom w:val="nil"/>
          <w:right w:val="nil"/>
          <w:between w:val="nil"/>
        </w:pBdr>
        <w:spacing w:after="0" w:line="240" w:lineRule="auto"/>
      </w:pPr>
      <w:r>
        <w:t xml:space="preserve">Think back to </w:t>
      </w:r>
      <w:r>
        <w:rPr>
          <w:color w:val="000000"/>
        </w:rPr>
        <w:t xml:space="preserve">before the events of October 7, 2023. </w:t>
      </w:r>
      <w:r>
        <w:t xml:space="preserve">How would you have answered the question about the overall </w:t>
      </w:r>
      <w:sdt>
        <w:sdtPr>
          <w:tag w:val="goog_rdk_2"/>
          <w:id w:val="1823071885"/>
        </w:sdtPr>
        <w:sdtContent>
          <w:r w:rsidR="00B76436">
            <w:t xml:space="preserve">international </w:t>
          </w:r>
        </w:sdtContent>
      </w:sdt>
      <w:r>
        <w:t>donors were doing a bad job or a good job to support Palestinians? On a scale from 1 to 5, where 1 is a very bad job, 2 is a somewhat bad job, 3 is neither a good job nor bad job, 4 is a somewhat good job, and 5 is a very good job, what is your opinion of overall donor performance?</w:t>
      </w:r>
      <w:r>
        <w:rPr>
          <w:color w:val="000000"/>
        </w:rPr>
        <w:t xml:space="preserve"> </w:t>
      </w:r>
    </w:p>
    <w:p w14:paraId="000002A2" w14:textId="77777777" w:rsidR="00CD5CA9" w:rsidRDefault="00000000">
      <w:pPr>
        <w:pBdr>
          <w:top w:val="nil"/>
          <w:left w:val="nil"/>
          <w:bottom w:val="nil"/>
          <w:right w:val="nil"/>
          <w:between w:val="nil"/>
        </w:pBdr>
        <w:spacing w:after="0" w:line="240" w:lineRule="auto"/>
        <w:ind w:left="720" w:hanging="360"/>
        <w:rPr>
          <w:color w:val="000000"/>
        </w:rPr>
      </w:pPr>
      <w:r>
        <w:rPr>
          <w:color w:val="000000"/>
        </w:rPr>
        <w:t xml:space="preserve"> </w:t>
      </w:r>
    </w:p>
    <w:tbl>
      <w:tblPr>
        <w:tblStyle w:val="ab"/>
        <w:tblW w:w="7760" w:type="dxa"/>
        <w:jc w:val="center"/>
        <w:tblBorders>
          <w:top w:val="nil"/>
          <w:left w:val="nil"/>
          <w:bottom w:val="nil"/>
          <w:right w:val="nil"/>
          <w:insideH w:val="nil"/>
          <w:insideV w:val="single" w:sz="4" w:space="0" w:color="000000"/>
        </w:tblBorders>
        <w:tblLayout w:type="fixed"/>
        <w:tblLook w:val="0400" w:firstRow="0" w:lastRow="0" w:firstColumn="0" w:lastColumn="0" w:noHBand="0" w:noVBand="1"/>
      </w:tblPr>
      <w:tblGrid>
        <w:gridCol w:w="1343"/>
        <w:gridCol w:w="1447"/>
        <w:gridCol w:w="1813"/>
        <w:gridCol w:w="1813"/>
        <w:gridCol w:w="1344"/>
      </w:tblGrid>
      <w:tr w:rsidR="00CD5CA9" w14:paraId="343F5103" w14:textId="77777777">
        <w:trPr>
          <w:jc w:val="center"/>
        </w:trPr>
        <w:tc>
          <w:tcPr>
            <w:tcW w:w="1343" w:type="dxa"/>
            <w:tcBorders>
              <w:top w:val="single" w:sz="4" w:space="0" w:color="000000"/>
            </w:tcBorders>
            <w:shd w:val="clear" w:color="auto" w:fill="002060"/>
          </w:tcPr>
          <w:p w14:paraId="000002A3" w14:textId="77777777" w:rsidR="00CD5CA9" w:rsidRDefault="00000000">
            <w:pPr>
              <w:spacing w:after="0" w:line="240" w:lineRule="auto"/>
              <w:jc w:val="center"/>
              <w:rPr>
                <w:color w:val="FFFFFF"/>
              </w:rPr>
            </w:pPr>
            <w:r>
              <w:rPr>
                <w:color w:val="FFFFFF"/>
              </w:rPr>
              <w:t>1</w:t>
            </w:r>
          </w:p>
        </w:tc>
        <w:tc>
          <w:tcPr>
            <w:tcW w:w="1447" w:type="dxa"/>
            <w:tcBorders>
              <w:top w:val="single" w:sz="4" w:space="0" w:color="000000"/>
            </w:tcBorders>
            <w:shd w:val="clear" w:color="auto" w:fill="002060"/>
          </w:tcPr>
          <w:p w14:paraId="000002A4" w14:textId="77777777" w:rsidR="00CD5CA9" w:rsidRDefault="00000000">
            <w:pPr>
              <w:spacing w:after="0" w:line="240" w:lineRule="auto"/>
              <w:jc w:val="center"/>
              <w:rPr>
                <w:color w:val="FFFFFF"/>
              </w:rPr>
            </w:pPr>
            <w:r>
              <w:rPr>
                <w:color w:val="FFFFFF"/>
              </w:rPr>
              <w:t>2</w:t>
            </w:r>
          </w:p>
        </w:tc>
        <w:tc>
          <w:tcPr>
            <w:tcW w:w="1813" w:type="dxa"/>
            <w:tcBorders>
              <w:top w:val="single" w:sz="4" w:space="0" w:color="000000"/>
            </w:tcBorders>
            <w:shd w:val="clear" w:color="auto" w:fill="002060"/>
          </w:tcPr>
          <w:p w14:paraId="000002A5" w14:textId="77777777" w:rsidR="00CD5CA9" w:rsidRDefault="00000000">
            <w:pPr>
              <w:spacing w:after="0" w:line="240" w:lineRule="auto"/>
              <w:jc w:val="center"/>
              <w:rPr>
                <w:color w:val="FFFFFF"/>
              </w:rPr>
            </w:pPr>
            <w:r>
              <w:rPr>
                <w:color w:val="FFFFFF"/>
              </w:rPr>
              <w:t>3</w:t>
            </w:r>
          </w:p>
        </w:tc>
        <w:tc>
          <w:tcPr>
            <w:tcW w:w="1813" w:type="dxa"/>
            <w:tcBorders>
              <w:top w:val="single" w:sz="4" w:space="0" w:color="000000"/>
            </w:tcBorders>
            <w:shd w:val="clear" w:color="auto" w:fill="002060"/>
          </w:tcPr>
          <w:p w14:paraId="000002A6" w14:textId="77777777" w:rsidR="00CD5CA9" w:rsidRDefault="00000000">
            <w:pPr>
              <w:spacing w:after="0" w:line="240" w:lineRule="auto"/>
              <w:jc w:val="center"/>
              <w:rPr>
                <w:color w:val="FFFFFF"/>
              </w:rPr>
            </w:pPr>
            <w:r>
              <w:rPr>
                <w:color w:val="FFFFFF"/>
              </w:rPr>
              <w:t>4</w:t>
            </w:r>
          </w:p>
        </w:tc>
        <w:tc>
          <w:tcPr>
            <w:tcW w:w="1344" w:type="dxa"/>
            <w:tcBorders>
              <w:top w:val="single" w:sz="4" w:space="0" w:color="000000"/>
            </w:tcBorders>
            <w:shd w:val="clear" w:color="auto" w:fill="002060"/>
          </w:tcPr>
          <w:p w14:paraId="000002A7" w14:textId="77777777" w:rsidR="00CD5CA9" w:rsidRDefault="00000000">
            <w:pPr>
              <w:spacing w:after="0" w:line="240" w:lineRule="auto"/>
              <w:jc w:val="center"/>
              <w:rPr>
                <w:color w:val="FFFFFF"/>
              </w:rPr>
            </w:pPr>
            <w:r>
              <w:rPr>
                <w:color w:val="FFFFFF"/>
              </w:rPr>
              <w:t>5</w:t>
            </w:r>
          </w:p>
        </w:tc>
      </w:tr>
      <w:tr w:rsidR="00CD5CA9" w14:paraId="7C139F2D" w14:textId="77777777">
        <w:trPr>
          <w:jc w:val="center"/>
        </w:trPr>
        <w:tc>
          <w:tcPr>
            <w:tcW w:w="1343" w:type="dxa"/>
            <w:tcBorders>
              <w:bottom w:val="single" w:sz="4" w:space="0" w:color="000000"/>
            </w:tcBorders>
            <w:shd w:val="clear" w:color="auto" w:fill="002060"/>
          </w:tcPr>
          <w:p w14:paraId="000002A8" w14:textId="77777777" w:rsidR="00CD5CA9" w:rsidRDefault="00000000">
            <w:pPr>
              <w:spacing w:after="0" w:line="240" w:lineRule="auto"/>
              <w:jc w:val="center"/>
              <w:rPr>
                <w:color w:val="FFFFFF"/>
              </w:rPr>
            </w:pPr>
            <w:r>
              <w:rPr>
                <w:color w:val="FFFFFF"/>
              </w:rPr>
              <w:t>A very bad job</w:t>
            </w:r>
          </w:p>
        </w:tc>
        <w:tc>
          <w:tcPr>
            <w:tcW w:w="1447" w:type="dxa"/>
            <w:tcBorders>
              <w:bottom w:val="single" w:sz="4" w:space="0" w:color="000000"/>
            </w:tcBorders>
            <w:shd w:val="clear" w:color="auto" w:fill="002060"/>
          </w:tcPr>
          <w:p w14:paraId="000002A9" w14:textId="77777777" w:rsidR="00CD5CA9" w:rsidRDefault="00000000">
            <w:pPr>
              <w:spacing w:after="0" w:line="240" w:lineRule="auto"/>
              <w:jc w:val="center"/>
              <w:rPr>
                <w:color w:val="FFFFFF"/>
              </w:rPr>
            </w:pPr>
            <w:r>
              <w:rPr>
                <w:color w:val="FFFFFF"/>
              </w:rPr>
              <w:t>A somewhat bad job</w:t>
            </w:r>
          </w:p>
        </w:tc>
        <w:tc>
          <w:tcPr>
            <w:tcW w:w="1813" w:type="dxa"/>
            <w:tcBorders>
              <w:bottom w:val="single" w:sz="4" w:space="0" w:color="000000"/>
            </w:tcBorders>
            <w:shd w:val="clear" w:color="auto" w:fill="002060"/>
          </w:tcPr>
          <w:p w14:paraId="000002AA" w14:textId="77777777" w:rsidR="00CD5CA9" w:rsidRDefault="00000000">
            <w:pPr>
              <w:spacing w:after="0" w:line="240" w:lineRule="auto"/>
              <w:jc w:val="center"/>
              <w:rPr>
                <w:color w:val="FFFFFF"/>
              </w:rPr>
            </w:pPr>
            <w:r>
              <w:rPr>
                <w:color w:val="FFFFFF"/>
              </w:rPr>
              <w:t>Neither a good job nor bad job</w:t>
            </w:r>
          </w:p>
        </w:tc>
        <w:tc>
          <w:tcPr>
            <w:tcW w:w="1813" w:type="dxa"/>
            <w:tcBorders>
              <w:bottom w:val="single" w:sz="4" w:space="0" w:color="000000"/>
            </w:tcBorders>
            <w:shd w:val="clear" w:color="auto" w:fill="002060"/>
          </w:tcPr>
          <w:p w14:paraId="000002AB" w14:textId="77777777" w:rsidR="00CD5CA9" w:rsidRDefault="00000000">
            <w:pPr>
              <w:spacing w:after="0" w:line="240" w:lineRule="auto"/>
              <w:jc w:val="center"/>
              <w:rPr>
                <w:color w:val="FFFFFF"/>
              </w:rPr>
            </w:pPr>
            <w:r>
              <w:rPr>
                <w:color w:val="FFFFFF"/>
              </w:rPr>
              <w:t>A somewhat good job</w:t>
            </w:r>
          </w:p>
        </w:tc>
        <w:tc>
          <w:tcPr>
            <w:tcW w:w="1344" w:type="dxa"/>
            <w:tcBorders>
              <w:bottom w:val="single" w:sz="4" w:space="0" w:color="000000"/>
            </w:tcBorders>
            <w:shd w:val="clear" w:color="auto" w:fill="002060"/>
          </w:tcPr>
          <w:p w14:paraId="000002AC" w14:textId="77777777" w:rsidR="00CD5CA9" w:rsidRDefault="00000000">
            <w:pPr>
              <w:spacing w:after="0" w:line="240" w:lineRule="auto"/>
              <w:jc w:val="center"/>
              <w:rPr>
                <w:color w:val="FFFFFF"/>
              </w:rPr>
            </w:pPr>
            <w:r>
              <w:rPr>
                <w:color w:val="FFFFFF"/>
              </w:rPr>
              <w:t>A very good job</w:t>
            </w:r>
          </w:p>
        </w:tc>
      </w:tr>
    </w:tbl>
    <w:p w14:paraId="000002AD" w14:textId="77777777" w:rsidR="00CD5CA9" w:rsidRDefault="00CD5CA9">
      <w:pPr>
        <w:pBdr>
          <w:top w:val="nil"/>
          <w:left w:val="nil"/>
          <w:bottom w:val="nil"/>
          <w:right w:val="nil"/>
          <w:between w:val="nil"/>
        </w:pBdr>
        <w:spacing w:after="0" w:line="240" w:lineRule="auto"/>
        <w:ind w:left="1260" w:hanging="360"/>
        <w:rPr>
          <w:color w:val="000000"/>
        </w:rPr>
      </w:pPr>
    </w:p>
    <w:p w14:paraId="000002AE" w14:textId="77777777" w:rsidR="00CD5CA9" w:rsidRDefault="00000000">
      <w:pPr>
        <w:pBdr>
          <w:top w:val="nil"/>
          <w:left w:val="nil"/>
          <w:bottom w:val="nil"/>
          <w:right w:val="nil"/>
          <w:between w:val="nil"/>
        </w:pBdr>
        <w:spacing w:after="0" w:line="240" w:lineRule="auto"/>
        <w:ind w:left="1260" w:hanging="360"/>
        <w:rPr>
          <w:color w:val="000000"/>
        </w:rPr>
      </w:pPr>
      <w:r>
        <w:rPr>
          <w:color w:val="000000"/>
        </w:rPr>
        <w:t>98. Refused</w:t>
      </w:r>
    </w:p>
    <w:p w14:paraId="000002AF" w14:textId="77777777" w:rsidR="00CD5CA9" w:rsidRDefault="00000000">
      <w:pPr>
        <w:pBdr>
          <w:top w:val="nil"/>
          <w:left w:val="nil"/>
          <w:bottom w:val="nil"/>
          <w:right w:val="nil"/>
          <w:between w:val="nil"/>
        </w:pBdr>
        <w:spacing w:after="0" w:line="240" w:lineRule="auto"/>
        <w:ind w:left="1260" w:hanging="360"/>
        <w:rPr>
          <w:color w:val="000000"/>
        </w:rPr>
      </w:pPr>
      <w:r>
        <w:rPr>
          <w:color w:val="000000"/>
        </w:rPr>
        <w:lastRenderedPageBreak/>
        <w:t>99. Don’t know</w:t>
      </w:r>
    </w:p>
    <w:p w14:paraId="000002B0" w14:textId="77777777" w:rsidR="00CD5CA9" w:rsidRDefault="00000000">
      <w:pPr>
        <w:pBdr>
          <w:top w:val="nil"/>
          <w:left w:val="nil"/>
          <w:bottom w:val="nil"/>
          <w:right w:val="nil"/>
          <w:between w:val="nil"/>
        </w:pBdr>
        <w:spacing w:after="0" w:line="240" w:lineRule="auto"/>
        <w:ind w:left="900" w:hanging="360"/>
        <w:rPr>
          <w:rFonts w:ascii="Gill Sans" w:hAnsi="Gill Sans" w:cs="Gill Sans"/>
          <w:i/>
          <w:color w:val="C00000"/>
        </w:rPr>
      </w:pPr>
      <w:r>
        <w:rPr>
          <w:rFonts w:ascii="Gill Sans" w:hAnsi="Gill Sans" w:cs="Gill Sans"/>
          <w:i/>
          <w:color w:val="C00000"/>
        </w:rPr>
        <w:t>94. Asked to stop the interview.</w:t>
      </w:r>
    </w:p>
    <w:p w14:paraId="000002B1" w14:textId="77777777" w:rsidR="00CD5CA9" w:rsidRDefault="00000000">
      <w:pPr>
        <w:pBdr>
          <w:top w:val="nil"/>
          <w:left w:val="nil"/>
          <w:bottom w:val="nil"/>
          <w:right w:val="nil"/>
          <w:between w:val="nil"/>
        </w:pBdr>
        <w:spacing w:after="0" w:line="240" w:lineRule="auto"/>
        <w:ind w:left="900" w:hanging="360"/>
        <w:rPr>
          <w:rFonts w:ascii="Gill Sans" w:hAnsi="Gill Sans" w:cs="Gill Sans"/>
          <w:i/>
          <w:color w:val="C00000"/>
        </w:rPr>
      </w:pPr>
      <w:r>
        <w:rPr>
          <w:rFonts w:ascii="Gill Sans" w:hAnsi="Gill Sans" w:cs="Gill Sans"/>
          <w:i/>
          <w:color w:val="C00000"/>
        </w:rPr>
        <w:t>93. Not asked due to interview stoppage</w:t>
      </w:r>
    </w:p>
    <w:p w14:paraId="000002B2" w14:textId="77777777" w:rsidR="00CD5CA9" w:rsidRDefault="00000000">
      <w:pPr>
        <w:pStyle w:val="Heading3"/>
      </w:pPr>
      <w:bookmarkStart w:id="19" w:name="_Toc183466662"/>
      <w:r>
        <w:t>Media Use</w:t>
      </w:r>
      <w:bookmarkEnd w:id="19"/>
    </w:p>
    <w:p w14:paraId="000002B3" w14:textId="77777777" w:rsidR="00CD5CA9" w:rsidRDefault="00000000">
      <w:r>
        <w:t>Now, I would like to ask some questions about how you get your news and information.</w:t>
      </w:r>
    </w:p>
    <w:p w14:paraId="000002B4" w14:textId="77777777" w:rsidR="00CD5CA9" w:rsidRDefault="00000000">
      <w:pPr>
        <w:numPr>
          <w:ilvl w:val="0"/>
          <w:numId w:val="20"/>
        </w:numPr>
        <w:pBdr>
          <w:top w:val="nil"/>
          <w:left w:val="nil"/>
          <w:bottom w:val="nil"/>
          <w:right w:val="nil"/>
          <w:between w:val="nil"/>
        </w:pBdr>
        <w:spacing w:after="0" w:line="240" w:lineRule="auto"/>
      </w:pPr>
      <w:bookmarkStart w:id="20" w:name="_heading=h.35nkun2" w:colFirst="0" w:colLast="0"/>
      <w:bookmarkEnd w:id="20"/>
      <w:r>
        <w:rPr>
          <w:color w:val="000000"/>
        </w:rPr>
        <w:t xml:space="preserve">Do you listen to radio programs?  </w:t>
      </w:r>
    </w:p>
    <w:p w14:paraId="000002B5" w14:textId="77777777" w:rsidR="00CD5CA9" w:rsidRDefault="00000000">
      <w:pPr>
        <w:numPr>
          <w:ilvl w:val="3"/>
          <w:numId w:val="14"/>
        </w:numPr>
        <w:pBdr>
          <w:top w:val="nil"/>
          <w:left w:val="nil"/>
          <w:bottom w:val="nil"/>
          <w:right w:val="nil"/>
          <w:between w:val="nil"/>
        </w:pBdr>
        <w:spacing w:after="0" w:line="240" w:lineRule="auto"/>
      </w:pPr>
      <w:r>
        <w:rPr>
          <w:color w:val="000000"/>
        </w:rPr>
        <w:t>Yes</w:t>
      </w:r>
    </w:p>
    <w:p w14:paraId="000002B6" w14:textId="77777777" w:rsidR="00CD5CA9" w:rsidRDefault="00000000">
      <w:pPr>
        <w:numPr>
          <w:ilvl w:val="3"/>
          <w:numId w:val="14"/>
        </w:numPr>
        <w:pBdr>
          <w:top w:val="nil"/>
          <w:left w:val="nil"/>
          <w:bottom w:val="nil"/>
          <w:right w:val="nil"/>
          <w:between w:val="nil"/>
        </w:pBdr>
        <w:spacing w:after="0" w:line="240" w:lineRule="auto"/>
      </w:pPr>
      <w:r>
        <w:rPr>
          <w:color w:val="000000"/>
        </w:rPr>
        <w:t>No</w:t>
      </w:r>
    </w:p>
    <w:p w14:paraId="000002B7" w14:textId="77777777" w:rsidR="00CD5CA9" w:rsidRDefault="00000000">
      <w:pPr>
        <w:pBdr>
          <w:top w:val="nil"/>
          <w:left w:val="nil"/>
          <w:bottom w:val="nil"/>
          <w:right w:val="nil"/>
          <w:between w:val="nil"/>
        </w:pBdr>
        <w:spacing w:after="0" w:line="240" w:lineRule="auto"/>
        <w:ind w:left="1260" w:hanging="360"/>
        <w:rPr>
          <w:color w:val="000000"/>
        </w:rPr>
      </w:pPr>
      <w:r>
        <w:rPr>
          <w:color w:val="000000"/>
        </w:rPr>
        <w:t>98. Refused (vol)</w:t>
      </w:r>
    </w:p>
    <w:p w14:paraId="000002B8" w14:textId="77777777" w:rsidR="00CD5CA9" w:rsidRDefault="00000000">
      <w:pPr>
        <w:pBdr>
          <w:top w:val="nil"/>
          <w:left w:val="nil"/>
          <w:bottom w:val="nil"/>
          <w:right w:val="nil"/>
          <w:between w:val="nil"/>
        </w:pBdr>
        <w:spacing w:after="0" w:line="240" w:lineRule="auto"/>
        <w:ind w:left="1260" w:hanging="360"/>
        <w:rPr>
          <w:color w:val="000000"/>
        </w:rPr>
      </w:pPr>
      <w:r>
        <w:rPr>
          <w:color w:val="000000"/>
        </w:rPr>
        <w:t>99. Don’t know (vol)</w:t>
      </w:r>
    </w:p>
    <w:p w14:paraId="000002B9" w14:textId="77777777" w:rsidR="00CD5CA9" w:rsidRDefault="00000000">
      <w:pPr>
        <w:pBdr>
          <w:top w:val="nil"/>
          <w:left w:val="nil"/>
          <w:bottom w:val="nil"/>
          <w:right w:val="nil"/>
          <w:between w:val="nil"/>
        </w:pBdr>
        <w:spacing w:after="0" w:line="240" w:lineRule="auto"/>
        <w:ind w:left="900" w:hanging="360"/>
        <w:rPr>
          <w:rFonts w:ascii="Gill Sans" w:hAnsi="Gill Sans" w:cs="Gill Sans"/>
          <w:i/>
          <w:color w:val="C00000"/>
        </w:rPr>
      </w:pPr>
      <w:r>
        <w:rPr>
          <w:rFonts w:ascii="Gill Sans" w:hAnsi="Gill Sans" w:cs="Gill Sans"/>
          <w:i/>
          <w:color w:val="C00000"/>
        </w:rPr>
        <w:t>94. Asked to stop the interview.</w:t>
      </w:r>
    </w:p>
    <w:p w14:paraId="000002BA" w14:textId="77777777" w:rsidR="00CD5CA9" w:rsidRDefault="00000000">
      <w:pPr>
        <w:pBdr>
          <w:top w:val="nil"/>
          <w:left w:val="nil"/>
          <w:bottom w:val="nil"/>
          <w:right w:val="nil"/>
          <w:between w:val="nil"/>
        </w:pBdr>
        <w:spacing w:after="0" w:line="240" w:lineRule="auto"/>
        <w:ind w:left="900" w:hanging="360"/>
        <w:rPr>
          <w:rFonts w:ascii="Gill Sans" w:hAnsi="Gill Sans" w:cs="Gill Sans"/>
          <w:i/>
          <w:color w:val="C00000"/>
        </w:rPr>
      </w:pPr>
      <w:r>
        <w:rPr>
          <w:rFonts w:ascii="Gill Sans" w:hAnsi="Gill Sans" w:cs="Gill Sans"/>
          <w:i/>
          <w:color w:val="C00000"/>
        </w:rPr>
        <w:t>93. Not asked due to interview stoppage</w:t>
      </w:r>
    </w:p>
    <w:p w14:paraId="000002BB" w14:textId="77777777" w:rsidR="00CD5CA9" w:rsidRDefault="00000000">
      <w:pPr>
        <w:spacing w:after="0" w:line="240" w:lineRule="auto"/>
      </w:pPr>
      <w:r>
        <w:t xml:space="preserve"> </w:t>
      </w:r>
    </w:p>
    <w:p w14:paraId="000002BC" w14:textId="77777777" w:rsidR="00CD5CA9" w:rsidRDefault="00000000">
      <w:pPr>
        <w:numPr>
          <w:ilvl w:val="0"/>
          <w:numId w:val="20"/>
        </w:numPr>
        <w:pBdr>
          <w:top w:val="nil"/>
          <w:left w:val="nil"/>
          <w:bottom w:val="nil"/>
          <w:right w:val="nil"/>
          <w:between w:val="nil"/>
        </w:pBdr>
        <w:spacing w:after="0" w:line="240" w:lineRule="auto"/>
      </w:pPr>
      <w:r>
        <w:rPr>
          <w:color w:val="000000"/>
        </w:rPr>
        <w:t xml:space="preserve">If (Q25==1), how many hours in a day do you generally listen to radio programs? </w:t>
      </w:r>
    </w:p>
    <w:p w14:paraId="000002BD" w14:textId="77777777" w:rsidR="00CD5CA9" w:rsidRDefault="00CD5CA9">
      <w:pPr>
        <w:pBdr>
          <w:top w:val="nil"/>
          <w:left w:val="nil"/>
          <w:bottom w:val="nil"/>
          <w:right w:val="nil"/>
          <w:between w:val="nil"/>
        </w:pBdr>
        <w:spacing w:after="0" w:line="240" w:lineRule="auto"/>
        <w:ind w:left="360" w:hanging="720"/>
        <w:rPr>
          <w:color w:val="000000"/>
        </w:rPr>
      </w:pPr>
    </w:p>
    <w:p w14:paraId="000002BE" w14:textId="77777777" w:rsidR="00CD5CA9" w:rsidRDefault="00000000">
      <w:pPr>
        <w:pBdr>
          <w:top w:val="nil"/>
          <w:left w:val="nil"/>
          <w:bottom w:val="nil"/>
          <w:right w:val="nil"/>
          <w:between w:val="nil"/>
        </w:pBdr>
        <w:spacing w:after="0" w:line="240" w:lineRule="auto"/>
        <w:ind w:left="1440" w:hanging="540"/>
      </w:pPr>
      <w:r>
        <w:rPr>
          <w:color w:val="000000"/>
        </w:rPr>
        <w:t xml:space="preserve">Hours (0-24): </w:t>
      </w:r>
      <w:r>
        <w:t>_____</w:t>
      </w:r>
    </w:p>
    <w:p w14:paraId="000002BF" w14:textId="77777777" w:rsidR="00CD5CA9" w:rsidRDefault="00000000">
      <w:pPr>
        <w:pBdr>
          <w:top w:val="nil"/>
          <w:left w:val="nil"/>
          <w:bottom w:val="nil"/>
          <w:right w:val="nil"/>
          <w:between w:val="nil"/>
        </w:pBdr>
        <w:spacing w:after="0" w:line="240" w:lineRule="auto"/>
        <w:ind w:left="1260" w:hanging="360"/>
        <w:rPr>
          <w:color w:val="000000"/>
        </w:rPr>
      </w:pPr>
      <w:r>
        <w:rPr>
          <w:color w:val="000000"/>
        </w:rPr>
        <w:t xml:space="preserve">97. Not asked </w:t>
      </w:r>
      <w:r>
        <w:rPr>
          <w:i/>
          <w:color w:val="000000"/>
        </w:rPr>
        <w:t>due to not listening to radio</w:t>
      </w:r>
    </w:p>
    <w:p w14:paraId="000002C0" w14:textId="77777777" w:rsidR="00CD5CA9" w:rsidRDefault="00000000">
      <w:pPr>
        <w:pBdr>
          <w:top w:val="nil"/>
          <w:left w:val="nil"/>
          <w:bottom w:val="nil"/>
          <w:right w:val="nil"/>
          <w:between w:val="nil"/>
        </w:pBdr>
        <w:spacing w:after="0" w:line="240" w:lineRule="auto"/>
        <w:ind w:left="1260" w:hanging="360"/>
        <w:rPr>
          <w:color w:val="000000"/>
        </w:rPr>
      </w:pPr>
      <w:r>
        <w:rPr>
          <w:color w:val="000000"/>
        </w:rPr>
        <w:t>98. Refused (vol)</w:t>
      </w:r>
    </w:p>
    <w:p w14:paraId="000002C1" w14:textId="77777777" w:rsidR="00CD5CA9" w:rsidRDefault="00000000">
      <w:pPr>
        <w:pBdr>
          <w:top w:val="nil"/>
          <w:left w:val="nil"/>
          <w:bottom w:val="nil"/>
          <w:right w:val="nil"/>
          <w:between w:val="nil"/>
        </w:pBdr>
        <w:spacing w:after="0" w:line="240" w:lineRule="auto"/>
        <w:ind w:left="1260" w:hanging="360"/>
        <w:rPr>
          <w:color w:val="000000"/>
        </w:rPr>
      </w:pPr>
      <w:r>
        <w:rPr>
          <w:color w:val="000000"/>
        </w:rPr>
        <w:t>99. Don’t know (vol)</w:t>
      </w:r>
    </w:p>
    <w:p w14:paraId="000002C2" w14:textId="77777777" w:rsidR="00CD5CA9" w:rsidRDefault="00000000">
      <w:pPr>
        <w:pBdr>
          <w:top w:val="nil"/>
          <w:left w:val="nil"/>
          <w:bottom w:val="nil"/>
          <w:right w:val="nil"/>
          <w:between w:val="nil"/>
        </w:pBdr>
        <w:spacing w:after="0" w:line="240" w:lineRule="auto"/>
        <w:ind w:left="900" w:hanging="360"/>
        <w:rPr>
          <w:rFonts w:ascii="Gill Sans" w:hAnsi="Gill Sans" w:cs="Gill Sans"/>
          <w:i/>
          <w:color w:val="C00000"/>
        </w:rPr>
      </w:pPr>
      <w:r>
        <w:rPr>
          <w:rFonts w:ascii="Gill Sans" w:hAnsi="Gill Sans" w:cs="Gill Sans"/>
          <w:i/>
          <w:color w:val="C00000"/>
        </w:rPr>
        <w:t>94. Asked to stop the interview.</w:t>
      </w:r>
    </w:p>
    <w:p w14:paraId="000002C3" w14:textId="77777777" w:rsidR="00CD5CA9" w:rsidRDefault="00000000">
      <w:pPr>
        <w:pBdr>
          <w:top w:val="nil"/>
          <w:left w:val="nil"/>
          <w:bottom w:val="nil"/>
          <w:right w:val="nil"/>
          <w:between w:val="nil"/>
        </w:pBdr>
        <w:spacing w:after="0" w:line="240" w:lineRule="auto"/>
        <w:ind w:left="900" w:hanging="360"/>
        <w:rPr>
          <w:rFonts w:ascii="Gill Sans" w:hAnsi="Gill Sans" w:cs="Gill Sans"/>
          <w:i/>
          <w:color w:val="C00000"/>
        </w:rPr>
      </w:pPr>
      <w:r>
        <w:rPr>
          <w:rFonts w:ascii="Gill Sans" w:hAnsi="Gill Sans" w:cs="Gill Sans"/>
          <w:i/>
          <w:color w:val="C00000"/>
        </w:rPr>
        <w:t>93. Not asked due to interview stoppage</w:t>
      </w:r>
    </w:p>
    <w:p w14:paraId="000002C4" w14:textId="77777777" w:rsidR="00CD5CA9" w:rsidRDefault="00CD5CA9">
      <w:pPr>
        <w:spacing w:after="0" w:line="240" w:lineRule="auto"/>
      </w:pPr>
    </w:p>
    <w:p w14:paraId="000002C5" w14:textId="77777777" w:rsidR="00CD5CA9" w:rsidRDefault="00000000">
      <w:pPr>
        <w:numPr>
          <w:ilvl w:val="0"/>
          <w:numId w:val="20"/>
        </w:numPr>
        <w:pBdr>
          <w:top w:val="nil"/>
          <w:left w:val="nil"/>
          <w:bottom w:val="nil"/>
          <w:right w:val="nil"/>
          <w:between w:val="nil"/>
        </w:pBdr>
        <w:spacing w:after="0" w:line="240" w:lineRule="auto"/>
      </w:pPr>
      <w:r>
        <w:rPr>
          <w:color w:val="000000"/>
        </w:rPr>
        <w:t xml:space="preserve">If (Q25==1), which radio stations do you listen to most often? </w:t>
      </w:r>
    </w:p>
    <w:p w14:paraId="000002C6" w14:textId="77777777" w:rsidR="00CD5CA9" w:rsidRDefault="00000000">
      <w:pPr>
        <w:pBdr>
          <w:top w:val="nil"/>
          <w:left w:val="nil"/>
          <w:bottom w:val="nil"/>
          <w:right w:val="nil"/>
          <w:between w:val="nil"/>
        </w:pBdr>
        <w:spacing w:after="0" w:line="240" w:lineRule="auto"/>
        <w:ind w:left="720" w:hanging="360"/>
        <w:rPr>
          <w:rFonts w:ascii="Gill Sans" w:hAnsi="Gill Sans" w:cs="Gill Sans"/>
          <w:i/>
          <w:color w:val="C00000"/>
        </w:rPr>
      </w:pPr>
      <w:r>
        <w:rPr>
          <w:rFonts w:ascii="Gill Sans" w:hAnsi="Gill Sans" w:cs="Gill Sans"/>
          <w:color w:val="000000"/>
        </w:rPr>
        <w:t xml:space="preserve">97. Not asked </w:t>
      </w:r>
      <w:r>
        <w:rPr>
          <w:rFonts w:ascii="Gill Sans" w:hAnsi="Gill Sans" w:cs="Gill Sans"/>
          <w:i/>
          <w:color w:val="000000"/>
        </w:rPr>
        <w:t>due to not listening to radio</w:t>
      </w:r>
    </w:p>
    <w:p w14:paraId="000002C7" w14:textId="77777777" w:rsidR="00CD5CA9" w:rsidRDefault="00000000">
      <w:pPr>
        <w:pBdr>
          <w:top w:val="nil"/>
          <w:left w:val="nil"/>
          <w:bottom w:val="nil"/>
          <w:right w:val="nil"/>
          <w:between w:val="nil"/>
        </w:pBdr>
        <w:spacing w:after="0" w:line="240" w:lineRule="auto"/>
        <w:ind w:left="720" w:hanging="360"/>
        <w:rPr>
          <w:rFonts w:ascii="Gill Sans" w:hAnsi="Gill Sans" w:cs="Gill Sans"/>
          <w:i/>
          <w:color w:val="C00000"/>
        </w:rPr>
      </w:pPr>
      <w:r>
        <w:rPr>
          <w:rFonts w:ascii="Gill Sans" w:hAnsi="Gill Sans" w:cs="Gill Sans"/>
          <w:i/>
          <w:color w:val="C00000"/>
        </w:rPr>
        <w:t>94. Asked to stop the interview.</w:t>
      </w:r>
    </w:p>
    <w:p w14:paraId="000002C8" w14:textId="77777777" w:rsidR="00CD5CA9" w:rsidRDefault="00000000">
      <w:pPr>
        <w:pBdr>
          <w:top w:val="nil"/>
          <w:left w:val="nil"/>
          <w:bottom w:val="nil"/>
          <w:right w:val="nil"/>
          <w:between w:val="nil"/>
        </w:pBdr>
        <w:spacing w:after="0" w:line="240" w:lineRule="auto"/>
        <w:ind w:left="720" w:hanging="360"/>
        <w:rPr>
          <w:rFonts w:ascii="Gill Sans" w:hAnsi="Gill Sans" w:cs="Gill Sans"/>
          <w:i/>
          <w:color w:val="C00000"/>
        </w:rPr>
      </w:pPr>
      <w:r>
        <w:rPr>
          <w:rFonts w:ascii="Gill Sans" w:hAnsi="Gill Sans" w:cs="Gill Sans"/>
          <w:i/>
          <w:color w:val="C00000"/>
        </w:rPr>
        <w:t>93. Not asked due to interview stoppage</w:t>
      </w:r>
    </w:p>
    <w:p w14:paraId="000002C9" w14:textId="77777777" w:rsidR="00CD5CA9" w:rsidRDefault="00CD5CA9">
      <w:pPr>
        <w:pBdr>
          <w:top w:val="nil"/>
          <w:left w:val="nil"/>
          <w:bottom w:val="nil"/>
          <w:right w:val="nil"/>
          <w:between w:val="nil"/>
        </w:pBdr>
        <w:spacing w:after="0" w:line="240" w:lineRule="auto"/>
        <w:ind w:left="720"/>
      </w:pPr>
    </w:p>
    <w:p w14:paraId="000002CA" w14:textId="77777777" w:rsidR="00CD5CA9" w:rsidRDefault="00CD5CA9">
      <w:pPr>
        <w:pBdr>
          <w:top w:val="nil"/>
          <w:left w:val="nil"/>
          <w:bottom w:val="nil"/>
          <w:right w:val="nil"/>
          <w:between w:val="nil"/>
        </w:pBdr>
        <w:spacing w:after="0" w:line="240" w:lineRule="auto"/>
        <w:ind w:left="360" w:hanging="720"/>
        <w:rPr>
          <w:color w:val="000000"/>
        </w:rPr>
      </w:pPr>
    </w:p>
    <w:tbl>
      <w:tblPr>
        <w:tblStyle w:val="ac"/>
        <w:tblW w:w="901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565"/>
        <w:gridCol w:w="3451"/>
      </w:tblGrid>
      <w:tr w:rsidR="00CD5CA9" w14:paraId="17CE7F4E" w14:textId="77777777">
        <w:tc>
          <w:tcPr>
            <w:tcW w:w="5565" w:type="dxa"/>
            <w:shd w:val="clear" w:color="auto" w:fill="002060"/>
          </w:tcPr>
          <w:p w14:paraId="000002CB" w14:textId="77777777" w:rsidR="00CD5CA9" w:rsidRDefault="00000000">
            <w:pPr>
              <w:spacing w:line="240" w:lineRule="auto"/>
              <w:rPr>
                <w:color w:val="FFFFFF"/>
              </w:rPr>
            </w:pPr>
            <w:r>
              <w:rPr>
                <w:color w:val="FFFFFF"/>
              </w:rPr>
              <w:t>Radio Coran Nablus (</w:t>
            </w:r>
            <w:r>
              <w:rPr>
                <w:color w:val="FFFFFF"/>
                <w:rtl/>
              </w:rPr>
              <w:t>إذاعة القرآن الكريم نابلس</w:t>
            </w:r>
            <w:r>
              <w:rPr>
                <w:color w:val="FFFFFF"/>
              </w:rPr>
              <w:t>)</w:t>
            </w:r>
          </w:p>
        </w:tc>
        <w:tc>
          <w:tcPr>
            <w:tcW w:w="3451" w:type="dxa"/>
          </w:tcPr>
          <w:p w14:paraId="000002CC" w14:textId="77777777" w:rsidR="00CD5CA9" w:rsidRDefault="00000000">
            <w:pPr>
              <w:spacing w:line="240" w:lineRule="auto"/>
              <w:rPr>
                <w:color w:val="000000"/>
              </w:rPr>
            </w:pPr>
            <w:r>
              <w:rPr>
                <w:color w:val="000000"/>
              </w:rPr>
              <w:t>Yes 1, Not mentioned 97</w:t>
            </w:r>
          </w:p>
        </w:tc>
      </w:tr>
      <w:tr w:rsidR="00CD5CA9" w14:paraId="67F693D9" w14:textId="77777777">
        <w:tc>
          <w:tcPr>
            <w:tcW w:w="5565" w:type="dxa"/>
            <w:shd w:val="clear" w:color="auto" w:fill="002060"/>
          </w:tcPr>
          <w:p w14:paraId="000002CD" w14:textId="77777777" w:rsidR="00CD5CA9" w:rsidRDefault="00000000">
            <w:pPr>
              <w:spacing w:line="240" w:lineRule="auto"/>
              <w:rPr>
                <w:color w:val="FFFFFF"/>
              </w:rPr>
            </w:pPr>
            <w:r>
              <w:rPr>
                <w:color w:val="FFFFFF"/>
              </w:rPr>
              <w:t>Al-Quds Radio (</w:t>
            </w:r>
            <w:r>
              <w:rPr>
                <w:color w:val="FFFFFF"/>
                <w:rtl/>
              </w:rPr>
              <w:t>إذاعة صوت القدس</w:t>
            </w:r>
            <w:r>
              <w:rPr>
                <w:color w:val="FFFFFF"/>
              </w:rPr>
              <w:t>)</w:t>
            </w:r>
          </w:p>
        </w:tc>
        <w:tc>
          <w:tcPr>
            <w:tcW w:w="3451" w:type="dxa"/>
          </w:tcPr>
          <w:p w14:paraId="000002CE" w14:textId="77777777" w:rsidR="00CD5CA9" w:rsidRDefault="00000000">
            <w:pPr>
              <w:spacing w:line="240" w:lineRule="auto"/>
              <w:rPr>
                <w:color w:val="000000"/>
              </w:rPr>
            </w:pPr>
            <w:r>
              <w:rPr>
                <w:color w:val="000000"/>
              </w:rPr>
              <w:t>Yes 1, Not mentioned 97</w:t>
            </w:r>
          </w:p>
        </w:tc>
      </w:tr>
      <w:tr w:rsidR="00CD5CA9" w14:paraId="7992D4BA" w14:textId="77777777">
        <w:tc>
          <w:tcPr>
            <w:tcW w:w="5565" w:type="dxa"/>
            <w:shd w:val="clear" w:color="auto" w:fill="002060"/>
          </w:tcPr>
          <w:p w14:paraId="000002CF" w14:textId="77777777" w:rsidR="00CD5CA9" w:rsidRDefault="00000000">
            <w:pPr>
              <w:spacing w:line="240" w:lineRule="auto"/>
              <w:rPr>
                <w:color w:val="FFFFFF"/>
              </w:rPr>
            </w:pPr>
            <w:r>
              <w:rPr>
                <w:color w:val="FFFFFF"/>
              </w:rPr>
              <w:t>Al Aqsa Voice (</w:t>
            </w:r>
            <w:r>
              <w:rPr>
                <w:color w:val="FFFFFF"/>
                <w:rtl/>
              </w:rPr>
              <w:t>اذاعة صوت الأقصى</w:t>
            </w:r>
            <w:r>
              <w:rPr>
                <w:color w:val="FFFFFF"/>
              </w:rPr>
              <w:t>)</w:t>
            </w:r>
          </w:p>
        </w:tc>
        <w:tc>
          <w:tcPr>
            <w:tcW w:w="3451" w:type="dxa"/>
          </w:tcPr>
          <w:p w14:paraId="000002D0" w14:textId="77777777" w:rsidR="00CD5CA9" w:rsidRDefault="00000000">
            <w:pPr>
              <w:spacing w:line="240" w:lineRule="auto"/>
              <w:rPr>
                <w:color w:val="000000"/>
              </w:rPr>
            </w:pPr>
            <w:r>
              <w:rPr>
                <w:color w:val="000000"/>
              </w:rPr>
              <w:t>Yes 1, Not mentioned 97</w:t>
            </w:r>
          </w:p>
        </w:tc>
      </w:tr>
      <w:tr w:rsidR="00CD5CA9" w14:paraId="10F7EF2A" w14:textId="77777777">
        <w:tc>
          <w:tcPr>
            <w:tcW w:w="5565" w:type="dxa"/>
            <w:shd w:val="clear" w:color="auto" w:fill="002060"/>
          </w:tcPr>
          <w:p w14:paraId="000002D1" w14:textId="77777777" w:rsidR="00CD5CA9" w:rsidRDefault="00000000">
            <w:pPr>
              <w:spacing w:line="240" w:lineRule="auto"/>
              <w:rPr>
                <w:color w:val="FFFFFF"/>
              </w:rPr>
            </w:pPr>
            <w:r>
              <w:rPr>
                <w:color w:val="FFFFFF"/>
              </w:rPr>
              <w:t xml:space="preserve">Voice of Palestine </w:t>
            </w:r>
            <w:r>
              <w:rPr>
                <w:color w:val="FFFFFF"/>
                <w:rtl/>
              </w:rPr>
              <w:t>اذاعة صوت فلسطين</w:t>
            </w:r>
          </w:p>
        </w:tc>
        <w:tc>
          <w:tcPr>
            <w:tcW w:w="3451" w:type="dxa"/>
          </w:tcPr>
          <w:p w14:paraId="000002D2" w14:textId="77777777" w:rsidR="00CD5CA9" w:rsidRDefault="00000000">
            <w:pPr>
              <w:spacing w:line="240" w:lineRule="auto"/>
              <w:rPr>
                <w:color w:val="000000"/>
              </w:rPr>
            </w:pPr>
            <w:r>
              <w:rPr>
                <w:color w:val="000000"/>
              </w:rPr>
              <w:t>Yes 1, Not mentioned 97</w:t>
            </w:r>
          </w:p>
        </w:tc>
      </w:tr>
      <w:tr w:rsidR="00CD5CA9" w14:paraId="129EE106" w14:textId="77777777">
        <w:tc>
          <w:tcPr>
            <w:tcW w:w="5565" w:type="dxa"/>
            <w:shd w:val="clear" w:color="auto" w:fill="002060"/>
          </w:tcPr>
          <w:p w14:paraId="000002D3" w14:textId="77777777" w:rsidR="00CD5CA9" w:rsidRDefault="00000000">
            <w:pPr>
              <w:spacing w:line="240" w:lineRule="auto"/>
              <w:rPr>
                <w:color w:val="FFFFFF"/>
              </w:rPr>
            </w:pPr>
            <w:r>
              <w:rPr>
                <w:color w:val="FFFFFF"/>
              </w:rPr>
              <w:t>Raya FM (</w:t>
            </w:r>
            <w:r>
              <w:rPr>
                <w:color w:val="FFFFFF"/>
                <w:rtl/>
              </w:rPr>
              <w:t>اذاعة راية اف ام</w:t>
            </w:r>
            <w:r>
              <w:rPr>
                <w:color w:val="FFFFFF"/>
              </w:rPr>
              <w:t>)</w:t>
            </w:r>
          </w:p>
        </w:tc>
        <w:tc>
          <w:tcPr>
            <w:tcW w:w="3451" w:type="dxa"/>
          </w:tcPr>
          <w:p w14:paraId="000002D4" w14:textId="77777777" w:rsidR="00CD5CA9" w:rsidRDefault="00000000">
            <w:pPr>
              <w:spacing w:line="240" w:lineRule="auto"/>
              <w:rPr>
                <w:color w:val="000000"/>
              </w:rPr>
            </w:pPr>
            <w:r>
              <w:rPr>
                <w:color w:val="000000"/>
              </w:rPr>
              <w:t>Yes 1, Not mentioned 97</w:t>
            </w:r>
          </w:p>
        </w:tc>
      </w:tr>
      <w:tr w:rsidR="00CD5CA9" w14:paraId="742B5095" w14:textId="77777777">
        <w:tc>
          <w:tcPr>
            <w:tcW w:w="5565" w:type="dxa"/>
            <w:shd w:val="clear" w:color="auto" w:fill="002060"/>
          </w:tcPr>
          <w:p w14:paraId="000002D5" w14:textId="77777777" w:rsidR="00CD5CA9" w:rsidRDefault="00000000">
            <w:pPr>
              <w:spacing w:line="240" w:lineRule="auto"/>
              <w:rPr>
                <w:color w:val="FFFFFF"/>
              </w:rPr>
            </w:pPr>
            <w:r>
              <w:rPr>
                <w:color w:val="FFFFFF"/>
              </w:rPr>
              <w:t>Raya FM (</w:t>
            </w:r>
            <w:r>
              <w:rPr>
                <w:color w:val="FFFFFF"/>
                <w:rtl/>
              </w:rPr>
              <w:t>اذاعة راية اف ام</w:t>
            </w:r>
            <w:r>
              <w:rPr>
                <w:color w:val="FFFFFF"/>
              </w:rPr>
              <w:t>)</w:t>
            </w:r>
          </w:p>
        </w:tc>
        <w:tc>
          <w:tcPr>
            <w:tcW w:w="3451" w:type="dxa"/>
          </w:tcPr>
          <w:p w14:paraId="000002D6" w14:textId="77777777" w:rsidR="00CD5CA9" w:rsidRDefault="00000000">
            <w:pPr>
              <w:spacing w:line="240" w:lineRule="auto"/>
              <w:rPr>
                <w:color w:val="000000"/>
              </w:rPr>
            </w:pPr>
            <w:r>
              <w:rPr>
                <w:color w:val="000000"/>
              </w:rPr>
              <w:t>Yes 1, Not mentioned 97</w:t>
            </w:r>
          </w:p>
        </w:tc>
      </w:tr>
      <w:tr w:rsidR="00CD5CA9" w14:paraId="3CBF672E" w14:textId="77777777">
        <w:tc>
          <w:tcPr>
            <w:tcW w:w="5565" w:type="dxa"/>
            <w:shd w:val="clear" w:color="auto" w:fill="002060"/>
          </w:tcPr>
          <w:p w14:paraId="000002D7" w14:textId="77777777" w:rsidR="00CD5CA9" w:rsidRDefault="00000000">
            <w:pPr>
              <w:spacing w:line="240" w:lineRule="auto"/>
              <w:rPr>
                <w:color w:val="FFFFFF"/>
              </w:rPr>
            </w:pPr>
            <w:r>
              <w:rPr>
                <w:color w:val="FFFFFF"/>
              </w:rPr>
              <w:t xml:space="preserve">Al </w:t>
            </w:r>
            <w:proofErr w:type="spellStart"/>
            <w:r>
              <w:rPr>
                <w:color w:val="FFFFFF"/>
              </w:rPr>
              <w:t>Huriya</w:t>
            </w:r>
            <w:proofErr w:type="spellEnd"/>
            <w:r>
              <w:rPr>
                <w:color w:val="FFFFFF"/>
              </w:rPr>
              <w:t xml:space="preserve"> News Agency (</w:t>
            </w:r>
            <w:r>
              <w:rPr>
                <w:color w:val="FFFFFF"/>
                <w:rtl/>
              </w:rPr>
              <w:t>شبكة الحرية الإعلامية</w:t>
            </w:r>
            <w:r>
              <w:rPr>
                <w:color w:val="FFFFFF"/>
              </w:rPr>
              <w:t xml:space="preserve"> )</w:t>
            </w:r>
          </w:p>
        </w:tc>
        <w:tc>
          <w:tcPr>
            <w:tcW w:w="3451" w:type="dxa"/>
          </w:tcPr>
          <w:p w14:paraId="000002D8" w14:textId="77777777" w:rsidR="00CD5CA9" w:rsidRDefault="00000000">
            <w:pPr>
              <w:spacing w:line="240" w:lineRule="auto"/>
              <w:rPr>
                <w:color w:val="000000"/>
              </w:rPr>
            </w:pPr>
            <w:r>
              <w:rPr>
                <w:color w:val="000000"/>
              </w:rPr>
              <w:t>Yes 1, Not mentioned 97</w:t>
            </w:r>
          </w:p>
        </w:tc>
      </w:tr>
      <w:tr w:rsidR="00CD5CA9" w14:paraId="15E61DB7" w14:textId="77777777">
        <w:tc>
          <w:tcPr>
            <w:tcW w:w="5565" w:type="dxa"/>
            <w:shd w:val="clear" w:color="auto" w:fill="002060"/>
          </w:tcPr>
          <w:p w14:paraId="000002D9" w14:textId="77777777" w:rsidR="00CD5CA9" w:rsidRDefault="00000000">
            <w:pPr>
              <w:spacing w:line="240" w:lineRule="auto"/>
              <w:rPr>
                <w:color w:val="FFFFFF"/>
              </w:rPr>
            </w:pPr>
            <w:r>
              <w:rPr>
                <w:color w:val="FFFFFF"/>
              </w:rPr>
              <w:t>AJYAL Radio (</w:t>
            </w:r>
            <w:r>
              <w:rPr>
                <w:color w:val="FFFFFF"/>
                <w:rtl/>
              </w:rPr>
              <w:t>راديو أجيال</w:t>
            </w:r>
            <w:r>
              <w:rPr>
                <w:color w:val="FFFFFF"/>
              </w:rPr>
              <w:t>)</w:t>
            </w:r>
          </w:p>
        </w:tc>
        <w:tc>
          <w:tcPr>
            <w:tcW w:w="3451" w:type="dxa"/>
          </w:tcPr>
          <w:p w14:paraId="000002DA" w14:textId="77777777" w:rsidR="00CD5CA9" w:rsidRDefault="00000000">
            <w:pPr>
              <w:spacing w:line="240" w:lineRule="auto"/>
              <w:rPr>
                <w:color w:val="000000"/>
              </w:rPr>
            </w:pPr>
            <w:r>
              <w:rPr>
                <w:color w:val="000000"/>
              </w:rPr>
              <w:t>Yes 1, Not mentioned 97</w:t>
            </w:r>
          </w:p>
        </w:tc>
      </w:tr>
      <w:tr w:rsidR="00CD5CA9" w14:paraId="380EAC54" w14:textId="77777777">
        <w:tc>
          <w:tcPr>
            <w:tcW w:w="5565" w:type="dxa"/>
            <w:shd w:val="clear" w:color="auto" w:fill="002060"/>
          </w:tcPr>
          <w:p w14:paraId="000002DB" w14:textId="77777777" w:rsidR="00CD5CA9" w:rsidRDefault="00000000">
            <w:pPr>
              <w:spacing w:line="240" w:lineRule="auto"/>
              <w:rPr>
                <w:color w:val="FFFFFF"/>
              </w:rPr>
            </w:pPr>
            <w:r>
              <w:rPr>
                <w:color w:val="FFFFFF"/>
              </w:rPr>
              <w:t xml:space="preserve">AL </w:t>
            </w:r>
            <w:proofErr w:type="spellStart"/>
            <w:r>
              <w:rPr>
                <w:color w:val="FFFFFF"/>
              </w:rPr>
              <w:t>Shaab</w:t>
            </w:r>
            <w:proofErr w:type="spellEnd"/>
            <w:r>
              <w:rPr>
                <w:color w:val="FFFFFF"/>
              </w:rPr>
              <w:t xml:space="preserve"> Radio (</w:t>
            </w:r>
            <w:r>
              <w:rPr>
                <w:color w:val="FFFFFF"/>
                <w:rtl/>
              </w:rPr>
              <w:t>راديو الشعب</w:t>
            </w:r>
            <w:r>
              <w:rPr>
                <w:color w:val="FFFFFF"/>
              </w:rPr>
              <w:t>)</w:t>
            </w:r>
          </w:p>
        </w:tc>
        <w:tc>
          <w:tcPr>
            <w:tcW w:w="3451" w:type="dxa"/>
          </w:tcPr>
          <w:p w14:paraId="000002DC" w14:textId="77777777" w:rsidR="00CD5CA9" w:rsidRDefault="00000000">
            <w:pPr>
              <w:spacing w:line="240" w:lineRule="auto"/>
              <w:rPr>
                <w:color w:val="000000"/>
              </w:rPr>
            </w:pPr>
            <w:r>
              <w:rPr>
                <w:color w:val="000000"/>
              </w:rPr>
              <w:t>Yes 1, Not mentioned 97</w:t>
            </w:r>
          </w:p>
        </w:tc>
      </w:tr>
      <w:tr w:rsidR="00CD5CA9" w14:paraId="25F5EADC" w14:textId="77777777">
        <w:tc>
          <w:tcPr>
            <w:tcW w:w="5565" w:type="dxa"/>
            <w:shd w:val="clear" w:color="auto" w:fill="002060"/>
          </w:tcPr>
          <w:p w14:paraId="000002DD" w14:textId="77777777" w:rsidR="00CD5CA9" w:rsidRDefault="00000000">
            <w:pPr>
              <w:spacing w:line="240" w:lineRule="auto"/>
              <w:rPr>
                <w:color w:val="FFFFFF"/>
              </w:rPr>
            </w:pPr>
            <w:r>
              <w:rPr>
                <w:color w:val="FFFFFF"/>
              </w:rPr>
              <w:t xml:space="preserve">Al </w:t>
            </w:r>
            <w:proofErr w:type="spellStart"/>
            <w:r>
              <w:rPr>
                <w:color w:val="FFFFFF"/>
              </w:rPr>
              <w:t>Horeye</w:t>
            </w:r>
            <w:proofErr w:type="spellEnd"/>
            <w:r>
              <w:rPr>
                <w:color w:val="FFFFFF"/>
              </w:rPr>
              <w:t xml:space="preserve"> Radio (</w:t>
            </w:r>
            <w:r>
              <w:rPr>
                <w:color w:val="FFFFFF"/>
                <w:rtl/>
              </w:rPr>
              <w:t>راديوالحرية</w:t>
            </w:r>
            <w:r>
              <w:rPr>
                <w:color w:val="FFFFFF"/>
              </w:rPr>
              <w:t>)</w:t>
            </w:r>
          </w:p>
        </w:tc>
        <w:tc>
          <w:tcPr>
            <w:tcW w:w="3451" w:type="dxa"/>
          </w:tcPr>
          <w:p w14:paraId="000002DE" w14:textId="77777777" w:rsidR="00CD5CA9" w:rsidRDefault="00000000">
            <w:pPr>
              <w:spacing w:line="240" w:lineRule="auto"/>
              <w:rPr>
                <w:color w:val="000000"/>
              </w:rPr>
            </w:pPr>
            <w:r>
              <w:rPr>
                <w:color w:val="000000"/>
              </w:rPr>
              <w:t>Yes 1, Not mentioned 97</w:t>
            </w:r>
          </w:p>
        </w:tc>
      </w:tr>
      <w:tr w:rsidR="00CD5CA9" w14:paraId="663FB351" w14:textId="77777777">
        <w:tc>
          <w:tcPr>
            <w:tcW w:w="5565" w:type="dxa"/>
            <w:shd w:val="clear" w:color="auto" w:fill="002060"/>
          </w:tcPr>
          <w:p w14:paraId="000002DF" w14:textId="77777777" w:rsidR="00CD5CA9" w:rsidRDefault="00000000">
            <w:pPr>
              <w:spacing w:line="240" w:lineRule="auto"/>
              <w:rPr>
                <w:color w:val="FFFFFF"/>
              </w:rPr>
            </w:pPr>
            <w:r>
              <w:rPr>
                <w:color w:val="FFFFFF"/>
              </w:rPr>
              <w:t>Marah Radio (</w:t>
            </w:r>
            <w:r>
              <w:rPr>
                <w:color w:val="FFFFFF"/>
                <w:rtl/>
              </w:rPr>
              <w:t>راديو مرح</w:t>
            </w:r>
            <w:r>
              <w:rPr>
                <w:color w:val="FFFFFF"/>
              </w:rPr>
              <w:t>)</w:t>
            </w:r>
          </w:p>
        </w:tc>
        <w:tc>
          <w:tcPr>
            <w:tcW w:w="3451" w:type="dxa"/>
          </w:tcPr>
          <w:p w14:paraId="000002E0" w14:textId="77777777" w:rsidR="00CD5CA9" w:rsidRDefault="00000000">
            <w:pPr>
              <w:spacing w:line="240" w:lineRule="auto"/>
              <w:rPr>
                <w:color w:val="000000"/>
              </w:rPr>
            </w:pPr>
            <w:r>
              <w:rPr>
                <w:color w:val="000000"/>
              </w:rPr>
              <w:t>Yes 1, Not mentioned 97</w:t>
            </w:r>
          </w:p>
        </w:tc>
      </w:tr>
      <w:tr w:rsidR="00CD5CA9" w14:paraId="34CF0983" w14:textId="77777777">
        <w:tc>
          <w:tcPr>
            <w:tcW w:w="5565" w:type="dxa"/>
            <w:shd w:val="clear" w:color="auto" w:fill="002060"/>
          </w:tcPr>
          <w:p w14:paraId="000002E1" w14:textId="77777777" w:rsidR="00CD5CA9" w:rsidRDefault="00000000">
            <w:pPr>
              <w:spacing w:line="240" w:lineRule="auto"/>
              <w:rPr>
                <w:color w:val="FFFFFF"/>
              </w:rPr>
            </w:pPr>
            <w:r>
              <w:rPr>
                <w:color w:val="FFFFFF"/>
              </w:rPr>
              <w:t>Hebron voice Radio (</w:t>
            </w:r>
            <w:r>
              <w:rPr>
                <w:color w:val="FFFFFF"/>
                <w:rtl/>
              </w:rPr>
              <w:t>راديو صوت الخليل</w:t>
            </w:r>
            <w:r>
              <w:rPr>
                <w:color w:val="FFFFFF"/>
              </w:rPr>
              <w:t xml:space="preserve"> )</w:t>
            </w:r>
          </w:p>
        </w:tc>
        <w:tc>
          <w:tcPr>
            <w:tcW w:w="3451" w:type="dxa"/>
          </w:tcPr>
          <w:p w14:paraId="000002E2" w14:textId="77777777" w:rsidR="00CD5CA9" w:rsidRDefault="00000000">
            <w:pPr>
              <w:spacing w:line="240" w:lineRule="auto"/>
              <w:rPr>
                <w:color w:val="000000"/>
              </w:rPr>
            </w:pPr>
            <w:r>
              <w:rPr>
                <w:color w:val="000000"/>
              </w:rPr>
              <w:t>Yes 1, Not mentioned 97</w:t>
            </w:r>
          </w:p>
        </w:tc>
      </w:tr>
      <w:tr w:rsidR="00CD5CA9" w14:paraId="05ACAD53" w14:textId="77777777">
        <w:tc>
          <w:tcPr>
            <w:tcW w:w="5565" w:type="dxa"/>
            <w:shd w:val="clear" w:color="auto" w:fill="002060"/>
          </w:tcPr>
          <w:p w14:paraId="000002E3" w14:textId="77777777" w:rsidR="00CD5CA9" w:rsidRDefault="00000000">
            <w:pPr>
              <w:spacing w:line="240" w:lineRule="auto"/>
              <w:rPr>
                <w:color w:val="FFFFFF"/>
              </w:rPr>
            </w:pPr>
            <w:r>
              <w:rPr>
                <w:color w:val="FFFFFF"/>
              </w:rPr>
              <w:t>Gaza FM Radio (</w:t>
            </w:r>
            <w:r>
              <w:rPr>
                <w:color w:val="FFFFFF"/>
                <w:rtl/>
              </w:rPr>
              <w:t>راديو غزة اف ام</w:t>
            </w:r>
            <w:r>
              <w:rPr>
                <w:color w:val="FFFFFF"/>
              </w:rPr>
              <w:t>)</w:t>
            </w:r>
          </w:p>
        </w:tc>
        <w:tc>
          <w:tcPr>
            <w:tcW w:w="3451" w:type="dxa"/>
          </w:tcPr>
          <w:p w14:paraId="000002E4" w14:textId="77777777" w:rsidR="00CD5CA9" w:rsidRDefault="00000000">
            <w:pPr>
              <w:spacing w:line="240" w:lineRule="auto"/>
              <w:rPr>
                <w:color w:val="000000"/>
              </w:rPr>
            </w:pPr>
            <w:r>
              <w:rPr>
                <w:color w:val="000000"/>
              </w:rPr>
              <w:t>Yes 1, Not mentioned 97</w:t>
            </w:r>
          </w:p>
        </w:tc>
      </w:tr>
      <w:tr w:rsidR="00CD5CA9" w14:paraId="4C820E9C" w14:textId="77777777">
        <w:tc>
          <w:tcPr>
            <w:tcW w:w="5565" w:type="dxa"/>
            <w:shd w:val="clear" w:color="auto" w:fill="002060"/>
          </w:tcPr>
          <w:p w14:paraId="000002E5" w14:textId="77777777" w:rsidR="00CD5CA9" w:rsidRDefault="00000000">
            <w:pPr>
              <w:spacing w:line="240" w:lineRule="auto"/>
              <w:rPr>
                <w:color w:val="FFFFFF"/>
              </w:rPr>
            </w:pPr>
            <w:proofErr w:type="spellStart"/>
            <w:r>
              <w:rPr>
                <w:color w:val="FFFFFF"/>
              </w:rPr>
              <w:t>Amwaj</w:t>
            </w:r>
            <w:proofErr w:type="spellEnd"/>
            <w:r>
              <w:rPr>
                <w:color w:val="FFFFFF"/>
              </w:rPr>
              <w:t xml:space="preserve"> Radio (</w:t>
            </w:r>
            <w:r>
              <w:rPr>
                <w:color w:val="FFFFFF"/>
                <w:rtl/>
              </w:rPr>
              <w:t>راديو أمواج</w:t>
            </w:r>
            <w:r>
              <w:rPr>
                <w:color w:val="FFFFFF"/>
              </w:rPr>
              <w:t>)</w:t>
            </w:r>
          </w:p>
        </w:tc>
        <w:tc>
          <w:tcPr>
            <w:tcW w:w="3451" w:type="dxa"/>
          </w:tcPr>
          <w:p w14:paraId="000002E6" w14:textId="77777777" w:rsidR="00CD5CA9" w:rsidRDefault="00000000">
            <w:pPr>
              <w:spacing w:line="240" w:lineRule="auto"/>
              <w:rPr>
                <w:color w:val="000000"/>
              </w:rPr>
            </w:pPr>
            <w:r>
              <w:rPr>
                <w:color w:val="000000"/>
              </w:rPr>
              <w:t>Yes 1, Not mentioned 97</w:t>
            </w:r>
          </w:p>
        </w:tc>
      </w:tr>
      <w:tr w:rsidR="00CD5CA9" w14:paraId="34775F1F" w14:textId="77777777">
        <w:tc>
          <w:tcPr>
            <w:tcW w:w="5565" w:type="dxa"/>
            <w:shd w:val="clear" w:color="auto" w:fill="002060"/>
          </w:tcPr>
          <w:p w14:paraId="000002E7" w14:textId="77777777" w:rsidR="00CD5CA9" w:rsidRDefault="00000000">
            <w:pPr>
              <w:spacing w:line="240" w:lineRule="auto"/>
              <w:rPr>
                <w:color w:val="FFFFFF"/>
              </w:rPr>
            </w:pPr>
            <w:r>
              <w:rPr>
                <w:color w:val="FFFFFF"/>
              </w:rPr>
              <w:t>Other</w:t>
            </w:r>
          </w:p>
        </w:tc>
        <w:tc>
          <w:tcPr>
            <w:tcW w:w="3451" w:type="dxa"/>
          </w:tcPr>
          <w:p w14:paraId="000002E8" w14:textId="77777777" w:rsidR="00CD5CA9" w:rsidRDefault="00000000">
            <w:pPr>
              <w:spacing w:line="240" w:lineRule="auto"/>
              <w:rPr>
                <w:color w:val="000000"/>
              </w:rPr>
            </w:pPr>
            <w:r>
              <w:rPr>
                <w:color w:val="000000"/>
              </w:rPr>
              <w:t>Yes 1, Not mentioned 97</w:t>
            </w:r>
          </w:p>
        </w:tc>
      </w:tr>
      <w:tr w:rsidR="00CD5CA9" w14:paraId="62890A0B" w14:textId="77777777">
        <w:tc>
          <w:tcPr>
            <w:tcW w:w="5565" w:type="dxa"/>
            <w:shd w:val="clear" w:color="auto" w:fill="002060"/>
          </w:tcPr>
          <w:p w14:paraId="000002E9" w14:textId="77777777" w:rsidR="00CD5CA9" w:rsidRDefault="00000000">
            <w:pPr>
              <w:spacing w:line="240" w:lineRule="auto"/>
              <w:rPr>
                <w:color w:val="FFFFFF"/>
              </w:rPr>
            </w:pPr>
            <w:r>
              <w:rPr>
                <w:color w:val="FFFFFF"/>
              </w:rPr>
              <w:t>Please add all other radio stations?</w:t>
            </w:r>
          </w:p>
        </w:tc>
        <w:tc>
          <w:tcPr>
            <w:tcW w:w="3451" w:type="dxa"/>
          </w:tcPr>
          <w:p w14:paraId="000002EA" w14:textId="77777777" w:rsidR="00CD5CA9" w:rsidRDefault="00000000">
            <w:pPr>
              <w:spacing w:line="240" w:lineRule="auto"/>
              <w:rPr>
                <w:color w:val="000000"/>
              </w:rPr>
            </w:pPr>
            <w:r>
              <w:rPr>
                <w:color w:val="000000"/>
              </w:rPr>
              <w:t>Text</w:t>
            </w:r>
          </w:p>
        </w:tc>
      </w:tr>
    </w:tbl>
    <w:p w14:paraId="000002EB" w14:textId="77777777" w:rsidR="00CD5CA9" w:rsidRDefault="00CD5CA9">
      <w:pPr>
        <w:pBdr>
          <w:top w:val="nil"/>
          <w:left w:val="nil"/>
          <w:bottom w:val="nil"/>
          <w:right w:val="nil"/>
          <w:between w:val="nil"/>
        </w:pBdr>
        <w:spacing w:after="0" w:line="240" w:lineRule="auto"/>
        <w:rPr>
          <w:color w:val="000000"/>
        </w:rPr>
      </w:pPr>
    </w:p>
    <w:p w14:paraId="000002EC" w14:textId="77777777" w:rsidR="00CD5CA9" w:rsidRDefault="00000000">
      <w:pPr>
        <w:numPr>
          <w:ilvl w:val="0"/>
          <w:numId w:val="20"/>
        </w:numPr>
        <w:pBdr>
          <w:top w:val="nil"/>
          <w:left w:val="nil"/>
          <w:bottom w:val="nil"/>
          <w:right w:val="nil"/>
          <w:between w:val="nil"/>
        </w:pBdr>
        <w:spacing w:after="0" w:line="240" w:lineRule="auto"/>
      </w:pPr>
      <w:r>
        <w:rPr>
          <w:color w:val="000000"/>
        </w:rPr>
        <w:t xml:space="preserve"> Do you watch television?  </w:t>
      </w:r>
    </w:p>
    <w:p w14:paraId="000002ED" w14:textId="77777777" w:rsidR="00CD5CA9" w:rsidRDefault="00000000">
      <w:pPr>
        <w:numPr>
          <w:ilvl w:val="3"/>
          <w:numId w:val="19"/>
        </w:numPr>
        <w:pBdr>
          <w:top w:val="nil"/>
          <w:left w:val="nil"/>
          <w:bottom w:val="nil"/>
          <w:right w:val="nil"/>
          <w:between w:val="nil"/>
        </w:pBdr>
        <w:spacing w:after="0" w:line="240" w:lineRule="auto"/>
      </w:pPr>
      <w:r>
        <w:rPr>
          <w:color w:val="000000"/>
        </w:rPr>
        <w:t>Yes</w:t>
      </w:r>
    </w:p>
    <w:p w14:paraId="000002EE" w14:textId="77777777" w:rsidR="00CD5CA9" w:rsidRDefault="00000000">
      <w:pPr>
        <w:numPr>
          <w:ilvl w:val="3"/>
          <w:numId w:val="19"/>
        </w:numPr>
        <w:pBdr>
          <w:top w:val="nil"/>
          <w:left w:val="nil"/>
          <w:bottom w:val="nil"/>
          <w:right w:val="nil"/>
          <w:between w:val="nil"/>
        </w:pBdr>
        <w:spacing w:after="0" w:line="240" w:lineRule="auto"/>
      </w:pPr>
      <w:r>
        <w:rPr>
          <w:color w:val="000000"/>
        </w:rPr>
        <w:t>No</w:t>
      </w:r>
    </w:p>
    <w:p w14:paraId="000002EF" w14:textId="77777777" w:rsidR="00CD5CA9" w:rsidRDefault="00000000">
      <w:pPr>
        <w:pBdr>
          <w:top w:val="nil"/>
          <w:left w:val="nil"/>
          <w:bottom w:val="nil"/>
          <w:right w:val="nil"/>
          <w:between w:val="nil"/>
        </w:pBdr>
        <w:spacing w:after="0" w:line="240" w:lineRule="auto"/>
        <w:ind w:left="1260" w:hanging="360"/>
        <w:rPr>
          <w:color w:val="000000"/>
        </w:rPr>
      </w:pPr>
      <w:r>
        <w:rPr>
          <w:color w:val="000000"/>
        </w:rPr>
        <w:t>98. Refused (vol)</w:t>
      </w:r>
    </w:p>
    <w:p w14:paraId="000002F0" w14:textId="77777777" w:rsidR="00CD5CA9" w:rsidRDefault="00000000">
      <w:pPr>
        <w:pBdr>
          <w:top w:val="nil"/>
          <w:left w:val="nil"/>
          <w:bottom w:val="nil"/>
          <w:right w:val="nil"/>
          <w:between w:val="nil"/>
        </w:pBdr>
        <w:spacing w:after="0" w:line="240" w:lineRule="auto"/>
        <w:ind w:left="1260" w:hanging="360"/>
        <w:rPr>
          <w:color w:val="000000"/>
        </w:rPr>
      </w:pPr>
      <w:r>
        <w:rPr>
          <w:color w:val="000000"/>
        </w:rPr>
        <w:t>99. Don’t know (vol)</w:t>
      </w:r>
    </w:p>
    <w:p w14:paraId="000002F1" w14:textId="77777777" w:rsidR="00CD5CA9" w:rsidRDefault="00000000">
      <w:pPr>
        <w:pBdr>
          <w:top w:val="nil"/>
          <w:left w:val="nil"/>
          <w:bottom w:val="nil"/>
          <w:right w:val="nil"/>
          <w:between w:val="nil"/>
        </w:pBdr>
        <w:spacing w:after="0" w:line="240" w:lineRule="auto"/>
        <w:ind w:left="900" w:hanging="360"/>
        <w:rPr>
          <w:rFonts w:ascii="Gill Sans" w:hAnsi="Gill Sans" w:cs="Gill Sans"/>
          <w:i/>
          <w:color w:val="C00000"/>
        </w:rPr>
      </w:pPr>
      <w:r>
        <w:rPr>
          <w:rFonts w:ascii="Gill Sans" w:hAnsi="Gill Sans" w:cs="Gill Sans"/>
          <w:i/>
          <w:color w:val="C00000"/>
        </w:rPr>
        <w:t>94. Asked to stop the interview.</w:t>
      </w:r>
    </w:p>
    <w:p w14:paraId="000002F2" w14:textId="77777777" w:rsidR="00CD5CA9" w:rsidRDefault="00000000">
      <w:pPr>
        <w:pBdr>
          <w:top w:val="nil"/>
          <w:left w:val="nil"/>
          <w:bottom w:val="nil"/>
          <w:right w:val="nil"/>
          <w:between w:val="nil"/>
        </w:pBdr>
        <w:spacing w:after="0" w:line="240" w:lineRule="auto"/>
        <w:ind w:left="900" w:hanging="360"/>
        <w:rPr>
          <w:rFonts w:ascii="Gill Sans" w:hAnsi="Gill Sans" w:cs="Gill Sans"/>
          <w:i/>
          <w:color w:val="C00000"/>
        </w:rPr>
      </w:pPr>
      <w:r>
        <w:rPr>
          <w:rFonts w:ascii="Gill Sans" w:hAnsi="Gill Sans" w:cs="Gill Sans"/>
          <w:i/>
          <w:color w:val="C00000"/>
        </w:rPr>
        <w:lastRenderedPageBreak/>
        <w:t>93. Not asked due to interview stoppage</w:t>
      </w:r>
    </w:p>
    <w:p w14:paraId="000002F3" w14:textId="77777777" w:rsidR="00CD5CA9" w:rsidRDefault="00CD5CA9">
      <w:pPr>
        <w:spacing w:after="0" w:line="240" w:lineRule="auto"/>
      </w:pPr>
    </w:p>
    <w:p w14:paraId="000002F4" w14:textId="77777777" w:rsidR="00CD5CA9" w:rsidRDefault="00000000">
      <w:pPr>
        <w:numPr>
          <w:ilvl w:val="0"/>
          <w:numId w:val="20"/>
        </w:numPr>
        <w:pBdr>
          <w:top w:val="nil"/>
          <w:left w:val="nil"/>
          <w:bottom w:val="nil"/>
          <w:right w:val="nil"/>
          <w:between w:val="nil"/>
        </w:pBdr>
        <w:spacing w:after="0" w:line="240" w:lineRule="auto"/>
      </w:pPr>
      <w:r>
        <w:rPr>
          <w:color w:val="000000"/>
        </w:rPr>
        <w:t xml:space="preserve">If (Q28==1), how many hours in a day do you generally watch television? </w:t>
      </w:r>
    </w:p>
    <w:p w14:paraId="000002F5" w14:textId="77777777" w:rsidR="00CD5CA9" w:rsidRDefault="00CD5CA9">
      <w:pPr>
        <w:pBdr>
          <w:top w:val="nil"/>
          <w:left w:val="nil"/>
          <w:bottom w:val="nil"/>
          <w:right w:val="nil"/>
          <w:between w:val="nil"/>
        </w:pBdr>
        <w:spacing w:after="0" w:line="240" w:lineRule="auto"/>
        <w:ind w:left="1440" w:hanging="720"/>
        <w:rPr>
          <w:color w:val="000000"/>
        </w:rPr>
      </w:pPr>
    </w:p>
    <w:p w14:paraId="000002F6" w14:textId="77777777" w:rsidR="00CD5CA9" w:rsidRDefault="00000000">
      <w:pPr>
        <w:pBdr>
          <w:top w:val="nil"/>
          <w:left w:val="nil"/>
          <w:bottom w:val="nil"/>
          <w:right w:val="nil"/>
          <w:between w:val="nil"/>
        </w:pBdr>
        <w:spacing w:after="0" w:line="240" w:lineRule="auto"/>
        <w:ind w:left="1440" w:hanging="540"/>
      </w:pPr>
      <w:r>
        <w:rPr>
          <w:color w:val="000000"/>
        </w:rPr>
        <w:t xml:space="preserve">Hours (1-24): </w:t>
      </w:r>
      <w:r>
        <w:t>_____</w:t>
      </w:r>
    </w:p>
    <w:p w14:paraId="000002F7" w14:textId="77777777" w:rsidR="00CD5CA9" w:rsidRDefault="00000000">
      <w:pPr>
        <w:pBdr>
          <w:top w:val="nil"/>
          <w:left w:val="nil"/>
          <w:bottom w:val="nil"/>
          <w:right w:val="nil"/>
          <w:between w:val="nil"/>
        </w:pBdr>
        <w:spacing w:after="0" w:line="240" w:lineRule="auto"/>
        <w:ind w:left="1260" w:hanging="360"/>
        <w:rPr>
          <w:color w:val="000000"/>
        </w:rPr>
      </w:pPr>
      <w:r>
        <w:rPr>
          <w:color w:val="000000"/>
        </w:rPr>
        <w:t xml:space="preserve">97. Not asked </w:t>
      </w:r>
      <w:r>
        <w:rPr>
          <w:i/>
          <w:color w:val="000000"/>
        </w:rPr>
        <w:t>due to not watching television</w:t>
      </w:r>
    </w:p>
    <w:p w14:paraId="000002F8" w14:textId="77777777" w:rsidR="00CD5CA9" w:rsidRDefault="00000000">
      <w:pPr>
        <w:pBdr>
          <w:top w:val="nil"/>
          <w:left w:val="nil"/>
          <w:bottom w:val="nil"/>
          <w:right w:val="nil"/>
          <w:between w:val="nil"/>
        </w:pBdr>
        <w:spacing w:after="0" w:line="240" w:lineRule="auto"/>
        <w:ind w:left="1260" w:hanging="360"/>
        <w:rPr>
          <w:color w:val="000000"/>
        </w:rPr>
      </w:pPr>
      <w:r>
        <w:rPr>
          <w:color w:val="000000"/>
        </w:rPr>
        <w:t>98. Refused (vol)</w:t>
      </w:r>
    </w:p>
    <w:p w14:paraId="000002F9" w14:textId="77777777" w:rsidR="00CD5CA9" w:rsidRDefault="00000000">
      <w:pPr>
        <w:pBdr>
          <w:top w:val="nil"/>
          <w:left w:val="nil"/>
          <w:bottom w:val="nil"/>
          <w:right w:val="nil"/>
          <w:between w:val="nil"/>
        </w:pBdr>
        <w:spacing w:after="0" w:line="240" w:lineRule="auto"/>
        <w:ind w:left="1260" w:hanging="360"/>
        <w:rPr>
          <w:color w:val="000000"/>
        </w:rPr>
      </w:pPr>
      <w:r>
        <w:rPr>
          <w:color w:val="000000"/>
        </w:rPr>
        <w:t>99. Don’t know (vol)</w:t>
      </w:r>
    </w:p>
    <w:p w14:paraId="000002FA" w14:textId="77777777" w:rsidR="00CD5CA9" w:rsidRDefault="00000000">
      <w:pPr>
        <w:pBdr>
          <w:top w:val="nil"/>
          <w:left w:val="nil"/>
          <w:bottom w:val="nil"/>
          <w:right w:val="nil"/>
          <w:between w:val="nil"/>
        </w:pBdr>
        <w:spacing w:after="0" w:line="240" w:lineRule="auto"/>
        <w:ind w:left="900" w:hanging="360"/>
        <w:rPr>
          <w:rFonts w:ascii="Gill Sans" w:hAnsi="Gill Sans" w:cs="Gill Sans"/>
          <w:i/>
          <w:color w:val="C00000"/>
        </w:rPr>
      </w:pPr>
      <w:r>
        <w:rPr>
          <w:rFonts w:ascii="Gill Sans" w:hAnsi="Gill Sans" w:cs="Gill Sans"/>
          <w:i/>
          <w:color w:val="C00000"/>
        </w:rPr>
        <w:t>94. Asked to stop the interview.</w:t>
      </w:r>
    </w:p>
    <w:p w14:paraId="000002FB" w14:textId="77777777" w:rsidR="00CD5CA9" w:rsidRDefault="00000000">
      <w:pPr>
        <w:pBdr>
          <w:top w:val="nil"/>
          <w:left w:val="nil"/>
          <w:bottom w:val="nil"/>
          <w:right w:val="nil"/>
          <w:between w:val="nil"/>
        </w:pBdr>
        <w:spacing w:after="0" w:line="240" w:lineRule="auto"/>
        <w:ind w:left="900" w:hanging="360"/>
        <w:rPr>
          <w:rFonts w:ascii="Gill Sans" w:hAnsi="Gill Sans" w:cs="Gill Sans"/>
          <w:i/>
          <w:color w:val="C00000"/>
        </w:rPr>
      </w:pPr>
      <w:r>
        <w:rPr>
          <w:rFonts w:ascii="Gill Sans" w:hAnsi="Gill Sans" w:cs="Gill Sans"/>
          <w:i/>
          <w:color w:val="C00000"/>
        </w:rPr>
        <w:t>93. Not asked due to interview stoppage</w:t>
      </w:r>
    </w:p>
    <w:p w14:paraId="000002FC" w14:textId="77777777" w:rsidR="00CD5CA9" w:rsidRDefault="00CD5CA9">
      <w:pPr>
        <w:pBdr>
          <w:top w:val="nil"/>
          <w:left w:val="nil"/>
          <w:bottom w:val="nil"/>
          <w:right w:val="nil"/>
          <w:between w:val="nil"/>
        </w:pBdr>
        <w:spacing w:after="0" w:line="240" w:lineRule="auto"/>
        <w:ind w:left="1260" w:hanging="360"/>
        <w:rPr>
          <w:color w:val="000000"/>
        </w:rPr>
      </w:pPr>
    </w:p>
    <w:p w14:paraId="000002FD" w14:textId="77777777" w:rsidR="00CD5CA9" w:rsidRDefault="00CD5CA9">
      <w:pPr>
        <w:pBdr>
          <w:top w:val="nil"/>
          <w:left w:val="nil"/>
          <w:bottom w:val="nil"/>
          <w:right w:val="nil"/>
          <w:between w:val="nil"/>
        </w:pBdr>
        <w:spacing w:after="0" w:line="240" w:lineRule="auto"/>
        <w:ind w:left="1260" w:hanging="360"/>
        <w:rPr>
          <w:color w:val="000000"/>
        </w:rPr>
      </w:pPr>
    </w:p>
    <w:p w14:paraId="000002FE" w14:textId="77777777" w:rsidR="00CD5CA9" w:rsidRDefault="00000000">
      <w:pPr>
        <w:numPr>
          <w:ilvl w:val="0"/>
          <w:numId w:val="20"/>
        </w:numPr>
        <w:pBdr>
          <w:top w:val="nil"/>
          <w:left w:val="nil"/>
          <w:bottom w:val="nil"/>
          <w:right w:val="nil"/>
          <w:between w:val="nil"/>
        </w:pBdr>
        <w:spacing w:after="0" w:line="240" w:lineRule="auto"/>
      </w:pPr>
      <w:r>
        <w:rPr>
          <w:color w:val="000000"/>
        </w:rPr>
        <w:t>If (Q28==1), which television stations do you watch most often?</w:t>
      </w:r>
    </w:p>
    <w:p w14:paraId="000002FF" w14:textId="77777777" w:rsidR="00CD5CA9" w:rsidRDefault="00000000">
      <w:pPr>
        <w:pBdr>
          <w:top w:val="nil"/>
          <w:left w:val="nil"/>
          <w:bottom w:val="nil"/>
          <w:right w:val="nil"/>
          <w:between w:val="nil"/>
        </w:pBdr>
        <w:ind w:left="720"/>
        <w:rPr>
          <w:color w:val="000000"/>
        </w:rPr>
      </w:pPr>
      <w:r>
        <w:rPr>
          <w:color w:val="000000"/>
        </w:rPr>
        <w:t xml:space="preserve">97. Not asked </w:t>
      </w:r>
      <w:r>
        <w:rPr>
          <w:i/>
          <w:color w:val="000000"/>
        </w:rPr>
        <w:t>due to not watching television</w:t>
      </w:r>
    </w:p>
    <w:p w14:paraId="00000300" w14:textId="77777777" w:rsidR="00CD5CA9" w:rsidRDefault="00000000">
      <w:pPr>
        <w:pBdr>
          <w:top w:val="nil"/>
          <w:left w:val="nil"/>
          <w:bottom w:val="nil"/>
          <w:right w:val="nil"/>
          <w:between w:val="nil"/>
        </w:pBdr>
        <w:spacing w:after="0" w:line="240" w:lineRule="auto"/>
        <w:ind w:left="720" w:hanging="360"/>
        <w:rPr>
          <w:rFonts w:ascii="Gill Sans" w:hAnsi="Gill Sans" w:cs="Gill Sans"/>
          <w:i/>
          <w:color w:val="C00000"/>
        </w:rPr>
      </w:pPr>
      <w:r>
        <w:rPr>
          <w:rFonts w:ascii="Gill Sans" w:hAnsi="Gill Sans" w:cs="Gill Sans"/>
          <w:i/>
          <w:color w:val="C00000"/>
        </w:rPr>
        <w:t>94. Asked to stop the interview.</w:t>
      </w:r>
    </w:p>
    <w:p w14:paraId="00000301" w14:textId="77777777" w:rsidR="00CD5CA9" w:rsidRDefault="00000000">
      <w:pPr>
        <w:pBdr>
          <w:top w:val="nil"/>
          <w:left w:val="nil"/>
          <w:bottom w:val="nil"/>
          <w:right w:val="nil"/>
          <w:between w:val="nil"/>
        </w:pBdr>
        <w:spacing w:after="0" w:line="240" w:lineRule="auto"/>
        <w:ind w:left="720" w:hanging="360"/>
        <w:rPr>
          <w:rFonts w:ascii="Gill Sans" w:hAnsi="Gill Sans" w:cs="Gill Sans"/>
          <w:i/>
          <w:color w:val="C00000"/>
        </w:rPr>
      </w:pPr>
      <w:r>
        <w:rPr>
          <w:rFonts w:ascii="Gill Sans" w:hAnsi="Gill Sans" w:cs="Gill Sans"/>
          <w:i/>
          <w:color w:val="C00000"/>
        </w:rPr>
        <w:t>93. Not asked due to interview stoppage</w:t>
      </w:r>
    </w:p>
    <w:p w14:paraId="00000302" w14:textId="77777777" w:rsidR="00CD5CA9" w:rsidRDefault="00000000">
      <w:pPr>
        <w:pBdr>
          <w:top w:val="nil"/>
          <w:left w:val="nil"/>
          <w:bottom w:val="nil"/>
          <w:right w:val="nil"/>
          <w:between w:val="nil"/>
        </w:pBdr>
        <w:spacing w:after="0" w:line="240" w:lineRule="auto"/>
        <w:ind w:left="360"/>
      </w:pPr>
      <w:r>
        <w:rPr>
          <w:color w:val="000000"/>
        </w:rPr>
        <w:t xml:space="preserve"> </w:t>
      </w:r>
    </w:p>
    <w:p w14:paraId="00000303" w14:textId="77777777" w:rsidR="00CD5CA9" w:rsidRDefault="00CD5CA9">
      <w:pPr>
        <w:pBdr>
          <w:top w:val="nil"/>
          <w:left w:val="nil"/>
          <w:bottom w:val="nil"/>
          <w:right w:val="nil"/>
          <w:between w:val="nil"/>
        </w:pBdr>
        <w:spacing w:after="0" w:line="240" w:lineRule="auto"/>
        <w:ind w:left="720"/>
        <w:rPr>
          <w:color w:val="000000"/>
        </w:rPr>
      </w:pPr>
    </w:p>
    <w:tbl>
      <w:tblPr>
        <w:tblStyle w:val="ad"/>
        <w:tblW w:w="901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513"/>
        <w:gridCol w:w="4503"/>
      </w:tblGrid>
      <w:tr w:rsidR="00CD5CA9" w14:paraId="3E532369" w14:textId="77777777">
        <w:tc>
          <w:tcPr>
            <w:tcW w:w="4513" w:type="dxa"/>
            <w:shd w:val="clear" w:color="auto" w:fill="002060"/>
          </w:tcPr>
          <w:p w14:paraId="00000304" w14:textId="77777777" w:rsidR="00CD5CA9" w:rsidRDefault="00000000">
            <w:pPr>
              <w:spacing w:line="240" w:lineRule="auto"/>
              <w:rPr>
                <w:color w:val="FFFFFF"/>
              </w:rPr>
            </w:pPr>
            <w:r>
              <w:rPr>
                <w:color w:val="FFFFFF"/>
              </w:rPr>
              <w:t>MBC</w:t>
            </w:r>
          </w:p>
        </w:tc>
        <w:tc>
          <w:tcPr>
            <w:tcW w:w="4503" w:type="dxa"/>
          </w:tcPr>
          <w:p w14:paraId="00000305" w14:textId="77777777" w:rsidR="00CD5CA9" w:rsidRDefault="00000000">
            <w:pPr>
              <w:spacing w:line="240" w:lineRule="auto"/>
              <w:rPr>
                <w:color w:val="000000"/>
              </w:rPr>
            </w:pPr>
            <w:r>
              <w:rPr>
                <w:color w:val="000000"/>
              </w:rPr>
              <w:t>Yes 1, Not mentioned 97</w:t>
            </w:r>
          </w:p>
        </w:tc>
      </w:tr>
      <w:tr w:rsidR="00CD5CA9" w14:paraId="16823DB3" w14:textId="77777777">
        <w:tc>
          <w:tcPr>
            <w:tcW w:w="4513" w:type="dxa"/>
            <w:shd w:val="clear" w:color="auto" w:fill="002060"/>
          </w:tcPr>
          <w:p w14:paraId="00000306" w14:textId="77777777" w:rsidR="00CD5CA9" w:rsidRDefault="00000000">
            <w:pPr>
              <w:spacing w:line="240" w:lineRule="auto"/>
              <w:rPr>
                <w:color w:val="FFFFFF"/>
              </w:rPr>
            </w:pPr>
            <w:r>
              <w:rPr>
                <w:color w:val="FFFFFF"/>
              </w:rPr>
              <w:t>Aljazeera</w:t>
            </w:r>
          </w:p>
        </w:tc>
        <w:tc>
          <w:tcPr>
            <w:tcW w:w="4503" w:type="dxa"/>
          </w:tcPr>
          <w:p w14:paraId="00000307" w14:textId="77777777" w:rsidR="00CD5CA9" w:rsidRDefault="00000000">
            <w:pPr>
              <w:spacing w:line="240" w:lineRule="auto"/>
              <w:rPr>
                <w:color w:val="000000"/>
              </w:rPr>
            </w:pPr>
            <w:r>
              <w:rPr>
                <w:color w:val="000000"/>
              </w:rPr>
              <w:t>Yes 1, Not mentioned 97</w:t>
            </w:r>
          </w:p>
        </w:tc>
      </w:tr>
      <w:tr w:rsidR="00CD5CA9" w14:paraId="1D85CB9B" w14:textId="77777777">
        <w:tc>
          <w:tcPr>
            <w:tcW w:w="4513" w:type="dxa"/>
            <w:shd w:val="clear" w:color="auto" w:fill="002060"/>
          </w:tcPr>
          <w:p w14:paraId="00000308" w14:textId="77777777" w:rsidR="00CD5CA9" w:rsidRDefault="00000000">
            <w:pPr>
              <w:spacing w:line="240" w:lineRule="auto"/>
              <w:rPr>
                <w:color w:val="FFFFFF"/>
              </w:rPr>
            </w:pPr>
            <w:r>
              <w:rPr>
                <w:color w:val="FFFFFF"/>
              </w:rPr>
              <w:t>Mayadeen</w:t>
            </w:r>
          </w:p>
        </w:tc>
        <w:tc>
          <w:tcPr>
            <w:tcW w:w="4503" w:type="dxa"/>
          </w:tcPr>
          <w:p w14:paraId="00000309" w14:textId="77777777" w:rsidR="00CD5CA9" w:rsidRDefault="00000000">
            <w:pPr>
              <w:spacing w:line="240" w:lineRule="auto"/>
              <w:rPr>
                <w:color w:val="000000"/>
              </w:rPr>
            </w:pPr>
            <w:r>
              <w:rPr>
                <w:color w:val="000000"/>
              </w:rPr>
              <w:t>Yes 1, Not mentioned 97</w:t>
            </w:r>
          </w:p>
        </w:tc>
      </w:tr>
      <w:tr w:rsidR="00CD5CA9" w14:paraId="30E0A90A" w14:textId="77777777">
        <w:tc>
          <w:tcPr>
            <w:tcW w:w="4513" w:type="dxa"/>
            <w:shd w:val="clear" w:color="auto" w:fill="002060"/>
          </w:tcPr>
          <w:p w14:paraId="0000030A" w14:textId="77777777" w:rsidR="00CD5CA9" w:rsidRDefault="00000000">
            <w:pPr>
              <w:spacing w:line="240" w:lineRule="auto"/>
              <w:rPr>
                <w:color w:val="FFFFFF"/>
              </w:rPr>
            </w:pPr>
            <w:proofErr w:type="spellStart"/>
            <w:r>
              <w:rPr>
                <w:color w:val="FFFFFF"/>
              </w:rPr>
              <w:t>Arabiye</w:t>
            </w:r>
            <w:proofErr w:type="spellEnd"/>
          </w:p>
        </w:tc>
        <w:tc>
          <w:tcPr>
            <w:tcW w:w="4503" w:type="dxa"/>
          </w:tcPr>
          <w:p w14:paraId="0000030B" w14:textId="77777777" w:rsidR="00CD5CA9" w:rsidRDefault="00000000">
            <w:pPr>
              <w:spacing w:line="240" w:lineRule="auto"/>
              <w:rPr>
                <w:color w:val="000000"/>
              </w:rPr>
            </w:pPr>
            <w:r>
              <w:rPr>
                <w:color w:val="000000"/>
              </w:rPr>
              <w:t>Yes 1, Not mentioned 97</w:t>
            </w:r>
          </w:p>
        </w:tc>
      </w:tr>
      <w:tr w:rsidR="00CD5CA9" w14:paraId="35C1B329" w14:textId="77777777">
        <w:tc>
          <w:tcPr>
            <w:tcW w:w="4513" w:type="dxa"/>
            <w:shd w:val="clear" w:color="auto" w:fill="002060"/>
          </w:tcPr>
          <w:p w14:paraId="0000030C" w14:textId="77777777" w:rsidR="00CD5CA9" w:rsidRDefault="00000000">
            <w:pPr>
              <w:spacing w:line="240" w:lineRule="auto"/>
              <w:rPr>
                <w:color w:val="FFFFFF"/>
              </w:rPr>
            </w:pPr>
            <w:r>
              <w:rPr>
                <w:color w:val="FFFFFF"/>
              </w:rPr>
              <w:t xml:space="preserve">Al </w:t>
            </w:r>
            <w:proofErr w:type="spellStart"/>
            <w:r>
              <w:rPr>
                <w:color w:val="FFFFFF"/>
              </w:rPr>
              <w:t>Sharq</w:t>
            </w:r>
            <w:proofErr w:type="spellEnd"/>
          </w:p>
        </w:tc>
        <w:tc>
          <w:tcPr>
            <w:tcW w:w="4503" w:type="dxa"/>
          </w:tcPr>
          <w:p w14:paraId="0000030D" w14:textId="77777777" w:rsidR="00CD5CA9" w:rsidRDefault="00000000">
            <w:pPr>
              <w:spacing w:line="240" w:lineRule="auto"/>
              <w:rPr>
                <w:color w:val="000000"/>
              </w:rPr>
            </w:pPr>
            <w:r>
              <w:rPr>
                <w:color w:val="000000"/>
              </w:rPr>
              <w:t>Yes 1, Not mentioned 97</w:t>
            </w:r>
          </w:p>
        </w:tc>
      </w:tr>
      <w:tr w:rsidR="00CD5CA9" w14:paraId="6302ED28" w14:textId="77777777">
        <w:tc>
          <w:tcPr>
            <w:tcW w:w="4513" w:type="dxa"/>
            <w:shd w:val="clear" w:color="auto" w:fill="002060"/>
          </w:tcPr>
          <w:p w14:paraId="0000030E" w14:textId="77777777" w:rsidR="00CD5CA9" w:rsidRDefault="00000000">
            <w:pPr>
              <w:spacing w:line="240" w:lineRule="auto"/>
              <w:rPr>
                <w:color w:val="FFFFFF"/>
              </w:rPr>
            </w:pPr>
            <w:r>
              <w:rPr>
                <w:color w:val="FFFFFF"/>
              </w:rPr>
              <w:t>Al Arabi</w:t>
            </w:r>
          </w:p>
        </w:tc>
        <w:tc>
          <w:tcPr>
            <w:tcW w:w="4503" w:type="dxa"/>
          </w:tcPr>
          <w:p w14:paraId="0000030F" w14:textId="77777777" w:rsidR="00CD5CA9" w:rsidRDefault="00000000">
            <w:pPr>
              <w:spacing w:line="240" w:lineRule="auto"/>
              <w:rPr>
                <w:color w:val="000000"/>
              </w:rPr>
            </w:pPr>
            <w:r>
              <w:rPr>
                <w:color w:val="000000"/>
              </w:rPr>
              <w:t>Yes 1, Not mentioned 97</w:t>
            </w:r>
          </w:p>
        </w:tc>
      </w:tr>
      <w:tr w:rsidR="00CD5CA9" w14:paraId="0250F964" w14:textId="77777777">
        <w:tc>
          <w:tcPr>
            <w:tcW w:w="4513" w:type="dxa"/>
            <w:shd w:val="clear" w:color="auto" w:fill="002060"/>
          </w:tcPr>
          <w:p w14:paraId="00000310" w14:textId="77777777" w:rsidR="00CD5CA9" w:rsidRDefault="00000000">
            <w:pPr>
              <w:spacing w:line="240" w:lineRule="auto"/>
              <w:rPr>
                <w:color w:val="FFFFFF"/>
              </w:rPr>
            </w:pPr>
            <w:r>
              <w:rPr>
                <w:color w:val="FFFFFF"/>
              </w:rPr>
              <w:t>Sky News</w:t>
            </w:r>
          </w:p>
        </w:tc>
        <w:tc>
          <w:tcPr>
            <w:tcW w:w="4503" w:type="dxa"/>
          </w:tcPr>
          <w:p w14:paraId="00000311" w14:textId="77777777" w:rsidR="00CD5CA9" w:rsidRDefault="00000000">
            <w:pPr>
              <w:spacing w:line="240" w:lineRule="auto"/>
              <w:rPr>
                <w:color w:val="000000"/>
              </w:rPr>
            </w:pPr>
            <w:r>
              <w:rPr>
                <w:color w:val="000000"/>
              </w:rPr>
              <w:t>Yes 1, Not mentioned 97</w:t>
            </w:r>
          </w:p>
        </w:tc>
      </w:tr>
      <w:tr w:rsidR="00CD5CA9" w14:paraId="777C2D58" w14:textId="77777777">
        <w:tc>
          <w:tcPr>
            <w:tcW w:w="4513" w:type="dxa"/>
            <w:shd w:val="clear" w:color="auto" w:fill="002060"/>
          </w:tcPr>
          <w:p w14:paraId="00000312" w14:textId="77777777" w:rsidR="00CD5CA9" w:rsidRDefault="00000000">
            <w:pPr>
              <w:spacing w:line="240" w:lineRule="auto"/>
              <w:rPr>
                <w:color w:val="FFFFFF"/>
              </w:rPr>
            </w:pPr>
            <w:r>
              <w:rPr>
                <w:color w:val="FFFFFF"/>
              </w:rPr>
              <w:t>Maan Tv</w:t>
            </w:r>
          </w:p>
        </w:tc>
        <w:tc>
          <w:tcPr>
            <w:tcW w:w="4503" w:type="dxa"/>
          </w:tcPr>
          <w:p w14:paraId="00000313" w14:textId="77777777" w:rsidR="00CD5CA9" w:rsidRDefault="00000000">
            <w:pPr>
              <w:spacing w:line="240" w:lineRule="auto"/>
              <w:rPr>
                <w:color w:val="000000"/>
              </w:rPr>
            </w:pPr>
            <w:r>
              <w:rPr>
                <w:color w:val="000000"/>
              </w:rPr>
              <w:t>Yes 1, Not mentioned 97</w:t>
            </w:r>
          </w:p>
        </w:tc>
      </w:tr>
      <w:tr w:rsidR="00CD5CA9" w14:paraId="71E475C4" w14:textId="77777777">
        <w:tc>
          <w:tcPr>
            <w:tcW w:w="4513" w:type="dxa"/>
            <w:shd w:val="clear" w:color="auto" w:fill="002060"/>
          </w:tcPr>
          <w:p w14:paraId="00000314" w14:textId="77777777" w:rsidR="00CD5CA9" w:rsidRDefault="00000000">
            <w:pPr>
              <w:spacing w:line="240" w:lineRule="auto"/>
              <w:rPr>
                <w:color w:val="FFFFFF"/>
              </w:rPr>
            </w:pPr>
            <w:proofErr w:type="spellStart"/>
            <w:r>
              <w:rPr>
                <w:color w:val="FFFFFF"/>
              </w:rPr>
              <w:t>Manar</w:t>
            </w:r>
            <w:proofErr w:type="spellEnd"/>
          </w:p>
        </w:tc>
        <w:tc>
          <w:tcPr>
            <w:tcW w:w="4503" w:type="dxa"/>
          </w:tcPr>
          <w:p w14:paraId="00000315" w14:textId="77777777" w:rsidR="00CD5CA9" w:rsidRDefault="00000000">
            <w:pPr>
              <w:spacing w:line="240" w:lineRule="auto"/>
              <w:rPr>
                <w:color w:val="000000"/>
              </w:rPr>
            </w:pPr>
            <w:r>
              <w:rPr>
                <w:color w:val="000000"/>
              </w:rPr>
              <w:t>Yes 1, Not mentioned 97</w:t>
            </w:r>
          </w:p>
        </w:tc>
      </w:tr>
      <w:tr w:rsidR="00CD5CA9" w14:paraId="6486C73A" w14:textId="77777777">
        <w:tc>
          <w:tcPr>
            <w:tcW w:w="4513" w:type="dxa"/>
            <w:shd w:val="clear" w:color="auto" w:fill="002060"/>
          </w:tcPr>
          <w:p w14:paraId="00000316" w14:textId="77777777" w:rsidR="00CD5CA9" w:rsidRDefault="00000000">
            <w:pPr>
              <w:spacing w:line="240" w:lineRule="auto"/>
              <w:rPr>
                <w:color w:val="FFFFFF"/>
              </w:rPr>
            </w:pPr>
            <w:r>
              <w:rPr>
                <w:color w:val="FFFFFF"/>
              </w:rPr>
              <w:t>Palestine TV</w:t>
            </w:r>
          </w:p>
        </w:tc>
        <w:tc>
          <w:tcPr>
            <w:tcW w:w="4503" w:type="dxa"/>
          </w:tcPr>
          <w:p w14:paraId="00000317" w14:textId="77777777" w:rsidR="00CD5CA9" w:rsidRDefault="00000000">
            <w:pPr>
              <w:spacing w:line="240" w:lineRule="auto"/>
              <w:rPr>
                <w:color w:val="000000"/>
              </w:rPr>
            </w:pPr>
            <w:r>
              <w:rPr>
                <w:color w:val="000000"/>
              </w:rPr>
              <w:t>Yes 1, Not mentioned 97</w:t>
            </w:r>
          </w:p>
        </w:tc>
      </w:tr>
      <w:tr w:rsidR="00CD5CA9" w14:paraId="2195F2FC" w14:textId="77777777">
        <w:tc>
          <w:tcPr>
            <w:tcW w:w="4513" w:type="dxa"/>
            <w:shd w:val="clear" w:color="auto" w:fill="002060"/>
          </w:tcPr>
          <w:p w14:paraId="00000318" w14:textId="77777777" w:rsidR="00CD5CA9" w:rsidRDefault="00000000">
            <w:pPr>
              <w:spacing w:line="240" w:lineRule="auto"/>
              <w:rPr>
                <w:color w:val="FFFFFF"/>
              </w:rPr>
            </w:pPr>
            <w:r>
              <w:rPr>
                <w:color w:val="FFFFFF"/>
              </w:rPr>
              <w:t>Russia Today</w:t>
            </w:r>
          </w:p>
        </w:tc>
        <w:tc>
          <w:tcPr>
            <w:tcW w:w="4503" w:type="dxa"/>
          </w:tcPr>
          <w:p w14:paraId="00000319" w14:textId="77777777" w:rsidR="00CD5CA9" w:rsidRDefault="00000000">
            <w:pPr>
              <w:spacing w:line="240" w:lineRule="auto"/>
              <w:rPr>
                <w:color w:val="000000"/>
              </w:rPr>
            </w:pPr>
            <w:r>
              <w:rPr>
                <w:color w:val="000000"/>
              </w:rPr>
              <w:t>Yes 1, Not mentioned 97</w:t>
            </w:r>
          </w:p>
        </w:tc>
      </w:tr>
      <w:tr w:rsidR="00CD5CA9" w14:paraId="10976B24" w14:textId="77777777">
        <w:tc>
          <w:tcPr>
            <w:tcW w:w="4513" w:type="dxa"/>
            <w:shd w:val="clear" w:color="auto" w:fill="002060"/>
          </w:tcPr>
          <w:p w14:paraId="0000031A" w14:textId="77777777" w:rsidR="00CD5CA9" w:rsidRDefault="00000000">
            <w:pPr>
              <w:spacing w:line="240" w:lineRule="auto"/>
              <w:rPr>
                <w:color w:val="FFFFFF"/>
              </w:rPr>
            </w:pPr>
            <w:r>
              <w:rPr>
                <w:color w:val="FFFFFF"/>
              </w:rPr>
              <w:t>Rotana</w:t>
            </w:r>
          </w:p>
        </w:tc>
        <w:tc>
          <w:tcPr>
            <w:tcW w:w="4503" w:type="dxa"/>
          </w:tcPr>
          <w:p w14:paraId="0000031B" w14:textId="77777777" w:rsidR="00CD5CA9" w:rsidRDefault="00000000">
            <w:pPr>
              <w:spacing w:line="240" w:lineRule="auto"/>
              <w:rPr>
                <w:color w:val="000000"/>
              </w:rPr>
            </w:pPr>
            <w:r>
              <w:rPr>
                <w:color w:val="000000"/>
              </w:rPr>
              <w:t>Yes 1, Not mentioned 97</w:t>
            </w:r>
          </w:p>
        </w:tc>
      </w:tr>
      <w:tr w:rsidR="00CD5CA9" w14:paraId="1BF60365" w14:textId="77777777">
        <w:tc>
          <w:tcPr>
            <w:tcW w:w="4513" w:type="dxa"/>
            <w:shd w:val="clear" w:color="auto" w:fill="002060"/>
          </w:tcPr>
          <w:p w14:paraId="0000031C" w14:textId="77777777" w:rsidR="00CD5CA9" w:rsidRDefault="00000000">
            <w:pPr>
              <w:spacing w:line="240" w:lineRule="auto"/>
              <w:rPr>
                <w:color w:val="FFFFFF"/>
              </w:rPr>
            </w:pPr>
            <w:r>
              <w:rPr>
                <w:color w:val="FFFFFF"/>
              </w:rPr>
              <w:t xml:space="preserve">Al </w:t>
            </w:r>
            <w:proofErr w:type="spellStart"/>
            <w:r>
              <w:rPr>
                <w:color w:val="FFFFFF"/>
              </w:rPr>
              <w:t>Fajer</w:t>
            </w:r>
            <w:proofErr w:type="spellEnd"/>
          </w:p>
        </w:tc>
        <w:tc>
          <w:tcPr>
            <w:tcW w:w="4503" w:type="dxa"/>
          </w:tcPr>
          <w:p w14:paraId="0000031D" w14:textId="77777777" w:rsidR="00CD5CA9" w:rsidRDefault="00000000">
            <w:pPr>
              <w:spacing w:line="240" w:lineRule="auto"/>
              <w:rPr>
                <w:color w:val="000000"/>
              </w:rPr>
            </w:pPr>
            <w:r>
              <w:rPr>
                <w:color w:val="000000"/>
              </w:rPr>
              <w:t>Yes 1, Not mentioned 97</w:t>
            </w:r>
          </w:p>
        </w:tc>
      </w:tr>
      <w:tr w:rsidR="00CD5CA9" w14:paraId="47ECFFD3" w14:textId="77777777">
        <w:tc>
          <w:tcPr>
            <w:tcW w:w="4513" w:type="dxa"/>
            <w:shd w:val="clear" w:color="auto" w:fill="002060"/>
          </w:tcPr>
          <w:p w14:paraId="0000031E" w14:textId="77777777" w:rsidR="00CD5CA9" w:rsidRDefault="00000000">
            <w:pPr>
              <w:spacing w:line="240" w:lineRule="auto"/>
              <w:rPr>
                <w:color w:val="FFFFFF"/>
              </w:rPr>
            </w:pPr>
            <w:r>
              <w:rPr>
                <w:color w:val="FFFFFF"/>
              </w:rPr>
              <w:t>LBC</w:t>
            </w:r>
          </w:p>
        </w:tc>
        <w:tc>
          <w:tcPr>
            <w:tcW w:w="4503" w:type="dxa"/>
          </w:tcPr>
          <w:p w14:paraId="0000031F" w14:textId="77777777" w:rsidR="00CD5CA9" w:rsidRDefault="00000000">
            <w:pPr>
              <w:spacing w:line="240" w:lineRule="auto"/>
              <w:rPr>
                <w:color w:val="000000"/>
              </w:rPr>
            </w:pPr>
            <w:r>
              <w:rPr>
                <w:color w:val="000000"/>
              </w:rPr>
              <w:t>Yes 1, Not mentioned 97</w:t>
            </w:r>
          </w:p>
        </w:tc>
      </w:tr>
      <w:tr w:rsidR="00CD5CA9" w14:paraId="6A1F1C17" w14:textId="77777777">
        <w:tc>
          <w:tcPr>
            <w:tcW w:w="4513" w:type="dxa"/>
            <w:shd w:val="clear" w:color="auto" w:fill="002060"/>
          </w:tcPr>
          <w:p w14:paraId="00000320" w14:textId="77777777" w:rsidR="00CD5CA9" w:rsidRDefault="00000000">
            <w:pPr>
              <w:spacing w:line="240" w:lineRule="auto"/>
              <w:rPr>
                <w:color w:val="FFFFFF"/>
              </w:rPr>
            </w:pPr>
            <w:r>
              <w:rPr>
                <w:color w:val="FFFFFF"/>
              </w:rPr>
              <w:t>Al Hayat</w:t>
            </w:r>
          </w:p>
        </w:tc>
        <w:tc>
          <w:tcPr>
            <w:tcW w:w="4503" w:type="dxa"/>
          </w:tcPr>
          <w:p w14:paraId="00000321" w14:textId="77777777" w:rsidR="00CD5CA9" w:rsidRDefault="00000000">
            <w:pPr>
              <w:spacing w:line="240" w:lineRule="auto"/>
              <w:rPr>
                <w:color w:val="000000"/>
              </w:rPr>
            </w:pPr>
            <w:r>
              <w:rPr>
                <w:color w:val="000000"/>
              </w:rPr>
              <w:t>Yes 1, Not mentioned 97</w:t>
            </w:r>
          </w:p>
        </w:tc>
      </w:tr>
      <w:tr w:rsidR="00CD5CA9" w14:paraId="46858169" w14:textId="77777777">
        <w:tc>
          <w:tcPr>
            <w:tcW w:w="4513" w:type="dxa"/>
            <w:shd w:val="clear" w:color="auto" w:fill="002060"/>
          </w:tcPr>
          <w:p w14:paraId="00000322" w14:textId="77777777" w:rsidR="00CD5CA9" w:rsidRDefault="00000000">
            <w:pPr>
              <w:spacing w:line="240" w:lineRule="auto"/>
              <w:rPr>
                <w:color w:val="FFFFFF"/>
              </w:rPr>
            </w:pPr>
            <w:r>
              <w:rPr>
                <w:color w:val="FFFFFF"/>
              </w:rPr>
              <w:t>Nile drama</w:t>
            </w:r>
          </w:p>
        </w:tc>
        <w:tc>
          <w:tcPr>
            <w:tcW w:w="4503" w:type="dxa"/>
          </w:tcPr>
          <w:p w14:paraId="00000323" w14:textId="77777777" w:rsidR="00CD5CA9" w:rsidRDefault="00000000">
            <w:pPr>
              <w:spacing w:line="240" w:lineRule="auto"/>
              <w:rPr>
                <w:color w:val="000000"/>
              </w:rPr>
            </w:pPr>
            <w:r>
              <w:rPr>
                <w:color w:val="000000"/>
              </w:rPr>
              <w:t>Yes 1, Not mentioned 97</w:t>
            </w:r>
          </w:p>
        </w:tc>
      </w:tr>
      <w:tr w:rsidR="00CD5CA9" w14:paraId="0AC277EF" w14:textId="77777777">
        <w:tc>
          <w:tcPr>
            <w:tcW w:w="4513" w:type="dxa"/>
            <w:shd w:val="clear" w:color="auto" w:fill="002060"/>
          </w:tcPr>
          <w:p w14:paraId="00000324" w14:textId="77777777" w:rsidR="00CD5CA9" w:rsidRDefault="00000000">
            <w:pPr>
              <w:spacing w:line="240" w:lineRule="auto"/>
              <w:rPr>
                <w:color w:val="FFFFFF"/>
              </w:rPr>
            </w:pPr>
            <w:r>
              <w:rPr>
                <w:color w:val="FFFFFF"/>
              </w:rPr>
              <w:t>ON Sport</w:t>
            </w:r>
          </w:p>
        </w:tc>
        <w:tc>
          <w:tcPr>
            <w:tcW w:w="4503" w:type="dxa"/>
          </w:tcPr>
          <w:p w14:paraId="00000325" w14:textId="77777777" w:rsidR="00CD5CA9" w:rsidRDefault="00000000">
            <w:pPr>
              <w:spacing w:line="240" w:lineRule="auto"/>
              <w:rPr>
                <w:color w:val="000000"/>
              </w:rPr>
            </w:pPr>
            <w:r>
              <w:rPr>
                <w:color w:val="000000"/>
              </w:rPr>
              <w:t>Yes 1, Not mentioned 97</w:t>
            </w:r>
          </w:p>
        </w:tc>
      </w:tr>
      <w:tr w:rsidR="00CD5CA9" w14:paraId="617FB6AE" w14:textId="77777777">
        <w:tc>
          <w:tcPr>
            <w:tcW w:w="4513" w:type="dxa"/>
            <w:shd w:val="clear" w:color="auto" w:fill="002060"/>
          </w:tcPr>
          <w:p w14:paraId="00000326" w14:textId="77777777" w:rsidR="00CD5CA9" w:rsidRDefault="00000000">
            <w:pPr>
              <w:spacing w:line="240" w:lineRule="auto"/>
              <w:rPr>
                <w:color w:val="FFFFFF"/>
              </w:rPr>
            </w:pPr>
            <w:r>
              <w:rPr>
                <w:color w:val="FFFFFF"/>
              </w:rPr>
              <w:t>Abu Dabi Drama</w:t>
            </w:r>
          </w:p>
        </w:tc>
        <w:tc>
          <w:tcPr>
            <w:tcW w:w="4503" w:type="dxa"/>
          </w:tcPr>
          <w:p w14:paraId="00000327" w14:textId="77777777" w:rsidR="00CD5CA9" w:rsidRDefault="00000000">
            <w:pPr>
              <w:spacing w:line="240" w:lineRule="auto"/>
              <w:rPr>
                <w:color w:val="000000"/>
              </w:rPr>
            </w:pPr>
            <w:r>
              <w:rPr>
                <w:color w:val="000000"/>
              </w:rPr>
              <w:t>Yes 1, Not mentioned 97</w:t>
            </w:r>
          </w:p>
        </w:tc>
      </w:tr>
      <w:tr w:rsidR="00CD5CA9" w14:paraId="7B902D83" w14:textId="77777777">
        <w:tc>
          <w:tcPr>
            <w:tcW w:w="4513" w:type="dxa"/>
            <w:shd w:val="clear" w:color="auto" w:fill="002060"/>
          </w:tcPr>
          <w:p w14:paraId="00000328" w14:textId="77777777" w:rsidR="00CD5CA9" w:rsidRDefault="00000000">
            <w:pPr>
              <w:spacing w:line="240" w:lineRule="auto"/>
              <w:rPr>
                <w:color w:val="FFFFFF"/>
              </w:rPr>
            </w:pPr>
            <w:r>
              <w:rPr>
                <w:color w:val="FFFFFF"/>
              </w:rPr>
              <w:t xml:space="preserve">Zee </w:t>
            </w:r>
            <w:proofErr w:type="spellStart"/>
            <w:r>
              <w:rPr>
                <w:color w:val="FFFFFF"/>
              </w:rPr>
              <w:t>Aflam</w:t>
            </w:r>
            <w:proofErr w:type="spellEnd"/>
          </w:p>
        </w:tc>
        <w:tc>
          <w:tcPr>
            <w:tcW w:w="4503" w:type="dxa"/>
          </w:tcPr>
          <w:p w14:paraId="00000329" w14:textId="77777777" w:rsidR="00CD5CA9" w:rsidRDefault="00000000">
            <w:pPr>
              <w:spacing w:line="240" w:lineRule="auto"/>
              <w:rPr>
                <w:color w:val="000000"/>
              </w:rPr>
            </w:pPr>
            <w:r>
              <w:rPr>
                <w:color w:val="000000"/>
              </w:rPr>
              <w:t>Yes 1, Not mentioned 97</w:t>
            </w:r>
          </w:p>
        </w:tc>
      </w:tr>
      <w:tr w:rsidR="00CD5CA9" w14:paraId="652F07E7" w14:textId="77777777">
        <w:tc>
          <w:tcPr>
            <w:tcW w:w="4513" w:type="dxa"/>
            <w:shd w:val="clear" w:color="auto" w:fill="002060"/>
          </w:tcPr>
          <w:p w14:paraId="0000032A" w14:textId="77777777" w:rsidR="00CD5CA9" w:rsidRDefault="00000000">
            <w:pPr>
              <w:spacing w:line="240" w:lineRule="auto"/>
              <w:rPr>
                <w:color w:val="FFFFFF"/>
              </w:rPr>
            </w:pPr>
            <w:r>
              <w:rPr>
                <w:color w:val="FFFFFF"/>
              </w:rPr>
              <w:t>Other</w:t>
            </w:r>
          </w:p>
        </w:tc>
        <w:tc>
          <w:tcPr>
            <w:tcW w:w="4503" w:type="dxa"/>
          </w:tcPr>
          <w:p w14:paraId="0000032B" w14:textId="77777777" w:rsidR="00CD5CA9" w:rsidRDefault="00000000">
            <w:pPr>
              <w:spacing w:line="240" w:lineRule="auto"/>
              <w:rPr>
                <w:color w:val="000000"/>
              </w:rPr>
            </w:pPr>
            <w:r>
              <w:rPr>
                <w:color w:val="000000"/>
              </w:rPr>
              <w:t>Yes 1, Not mentioned 97</w:t>
            </w:r>
          </w:p>
        </w:tc>
      </w:tr>
      <w:tr w:rsidR="00CD5CA9" w14:paraId="584F18EF" w14:textId="77777777">
        <w:tc>
          <w:tcPr>
            <w:tcW w:w="4513" w:type="dxa"/>
            <w:shd w:val="clear" w:color="auto" w:fill="002060"/>
          </w:tcPr>
          <w:p w14:paraId="0000032C" w14:textId="77777777" w:rsidR="00CD5CA9" w:rsidRDefault="00000000">
            <w:pPr>
              <w:spacing w:line="240" w:lineRule="auto"/>
              <w:rPr>
                <w:color w:val="FFFFFF"/>
              </w:rPr>
            </w:pPr>
            <w:r>
              <w:rPr>
                <w:color w:val="FFFFFF"/>
              </w:rPr>
              <w:t>Please add all other TV channels.</w:t>
            </w:r>
          </w:p>
        </w:tc>
        <w:tc>
          <w:tcPr>
            <w:tcW w:w="4503" w:type="dxa"/>
          </w:tcPr>
          <w:p w14:paraId="0000032D" w14:textId="77777777" w:rsidR="00CD5CA9" w:rsidRDefault="00000000">
            <w:pPr>
              <w:spacing w:line="240" w:lineRule="auto"/>
              <w:rPr>
                <w:color w:val="000000"/>
              </w:rPr>
            </w:pPr>
            <w:r>
              <w:rPr>
                <w:color w:val="000000"/>
              </w:rPr>
              <w:t>Text</w:t>
            </w:r>
          </w:p>
        </w:tc>
      </w:tr>
    </w:tbl>
    <w:p w14:paraId="0000032E" w14:textId="77777777" w:rsidR="00CD5CA9" w:rsidRDefault="00CD5CA9">
      <w:pPr>
        <w:pBdr>
          <w:top w:val="nil"/>
          <w:left w:val="nil"/>
          <w:bottom w:val="nil"/>
          <w:right w:val="nil"/>
          <w:between w:val="nil"/>
        </w:pBdr>
        <w:spacing w:after="0" w:line="240" w:lineRule="auto"/>
        <w:ind w:left="1260" w:hanging="360"/>
        <w:rPr>
          <w:color w:val="000000"/>
        </w:rPr>
      </w:pPr>
    </w:p>
    <w:p w14:paraId="0000032F" w14:textId="77777777" w:rsidR="00CD5CA9" w:rsidRDefault="00000000">
      <w:pPr>
        <w:numPr>
          <w:ilvl w:val="0"/>
          <w:numId w:val="20"/>
        </w:numPr>
        <w:pBdr>
          <w:top w:val="nil"/>
          <w:left w:val="nil"/>
          <w:bottom w:val="nil"/>
          <w:right w:val="nil"/>
          <w:between w:val="nil"/>
        </w:pBdr>
        <w:spacing w:after="0" w:line="240" w:lineRule="auto"/>
      </w:pPr>
      <w:bookmarkStart w:id="21" w:name="_heading=h.1ksv4uv" w:colFirst="0" w:colLast="0"/>
      <w:bookmarkEnd w:id="21"/>
      <w:r>
        <w:rPr>
          <w:color w:val="000000"/>
        </w:rPr>
        <w:t xml:space="preserve">Does this household have access to the internet, either through a cable connection or cellular data? </w:t>
      </w:r>
    </w:p>
    <w:p w14:paraId="00000330" w14:textId="77777777" w:rsidR="00CD5CA9" w:rsidRDefault="00000000">
      <w:pPr>
        <w:numPr>
          <w:ilvl w:val="3"/>
          <w:numId w:val="12"/>
        </w:numPr>
        <w:pBdr>
          <w:top w:val="nil"/>
          <w:left w:val="nil"/>
          <w:bottom w:val="nil"/>
          <w:right w:val="nil"/>
          <w:between w:val="nil"/>
        </w:pBdr>
        <w:spacing w:after="0" w:line="240" w:lineRule="auto"/>
      </w:pPr>
      <w:r>
        <w:rPr>
          <w:color w:val="000000"/>
        </w:rPr>
        <w:t>Yes</w:t>
      </w:r>
    </w:p>
    <w:p w14:paraId="00000331" w14:textId="77777777" w:rsidR="00CD5CA9" w:rsidRDefault="00000000">
      <w:pPr>
        <w:numPr>
          <w:ilvl w:val="3"/>
          <w:numId w:val="12"/>
        </w:numPr>
        <w:pBdr>
          <w:top w:val="nil"/>
          <w:left w:val="nil"/>
          <w:bottom w:val="nil"/>
          <w:right w:val="nil"/>
          <w:between w:val="nil"/>
        </w:pBdr>
        <w:spacing w:after="0" w:line="240" w:lineRule="auto"/>
      </w:pPr>
      <w:r>
        <w:rPr>
          <w:color w:val="000000"/>
        </w:rPr>
        <w:t>No</w:t>
      </w:r>
    </w:p>
    <w:p w14:paraId="00000332" w14:textId="77777777" w:rsidR="00CD5CA9" w:rsidRDefault="00000000">
      <w:pPr>
        <w:pBdr>
          <w:top w:val="nil"/>
          <w:left w:val="nil"/>
          <w:bottom w:val="nil"/>
          <w:right w:val="nil"/>
          <w:between w:val="nil"/>
        </w:pBdr>
        <w:spacing w:after="0" w:line="240" w:lineRule="auto"/>
        <w:ind w:left="1260" w:hanging="360"/>
        <w:rPr>
          <w:color w:val="000000"/>
        </w:rPr>
      </w:pPr>
      <w:r>
        <w:rPr>
          <w:color w:val="000000"/>
        </w:rPr>
        <w:t>98. Refused (vol)</w:t>
      </w:r>
    </w:p>
    <w:p w14:paraId="00000333" w14:textId="77777777" w:rsidR="00CD5CA9" w:rsidRDefault="00000000">
      <w:pPr>
        <w:pBdr>
          <w:top w:val="nil"/>
          <w:left w:val="nil"/>
          <w:bottom w:val="nil"/>
          <w:right w:val="nil"/>
          <w:between w:val="nil"/>
        </w:pBdr>
        <w:spacing w:after="0" w:line="240" w:lineRule="auto"/>
        <w:ind w:left="1260" w:hanging="360"/>
        <w:rPr>
          <w:color w:val="000000"/>
        </w:rPr>
      </w:pPr>
      <w:r>
        <w:rPr>
          <w:color w:val="000000"/>
        </w:rPr>
        <w:t>99. Don’t know (vol)</w:t>
      </w:r>
    </w:p>
    <w:p w14:paraId="00000334" w14:textId="77777777" w:rsidR="00CD5CA9" w:rsidRDefault="00000000">
      <w:pPr>
        <w:pBdr>
          <w:top w:val="nil"/>
          <w:left w:val="nil"/>
          <w:bottom w:val="nil"/>
          <w:right w:val="nil"/>
          <w:between w:val="nil"/>
        </w:pBdr>
        <w:spacing w:after="0" w:line="240" w:lineRule="auto"/>
        <w:ind w:left="900" w:hanging="360"/>
        <w:rPr>
          <w:rFonts w:ascii="Gill Sans" w:hAnsi="Gill Sans" w:cs="Gill Sans"/>
          <w:i/>
          <w:color w:val="C00000"/>
        </w:rPr>
      </w:pPr>
      <w:r>
        <w:rPr>
          <w:rFonts w:ascii="Gill Sans" w:hAnsi="Gill Sans" w:cs="Gill Sans"/>
          <w:i/>
          <w:color w:val="C00000"/>
        </w:rPr>
        <w:t>94. Asked to stop the interview.</w:t>
      </w:r>
    </w:p>
    <w:p w14:paraId="00000335" w14:textId="77777777" w:rsidR="00CD5CA9" w:rsidRDefault="00000000">
      <w:pPr>
        <w:pBdr>
          <w:top w:val="nil"/>
          <w:left w:val="nil"/>
          <w:bottom w:val="nil"/>
          <w:right w:val="nil"/>
          <w:between w:val="nil"/>
        </w:pBdr>
        <w:spacing w:after="0" w:line="240" w:lineRule="auto"/>
        <w:ind w:left="900" w:hanging="360"/>
        <w:rPr>
          <w:rFonts w:ascii="Gill Sans" w:hAnsi="Gill Sans" w:cs="Gill Sans"/>
          <w:i/>
          <w:color w:val="C00000"/>
        </w:rPr>
      </w:pPr>
      <w:r>
        <w:rPr>
          <w:rFonts w:ascii="Gill Sans" w:hAnsi="Gill Sans" w:cs="Gill Sans"/>
          <w:i/>
          <w:color w:val="C00000"/>
        </w:rPr>
        <w:t>93. Not asked due to interview stoppage</w:t>
      </w:r>
    </w:p>
    <w:p w14:paraId="00000336" w14:textId="77777777" w:rsidR="00CD5CA9" w:rsidRDefault="00CD5CA9">
      <w:pPr>
        <w:pBdr>
          <w:top w:val="nil"/>
          <w:left w:val="nil"/>
          <w:bottom w:val="nil"/>
          <w:right w:val="nil"/>
          <w:between w:val="nil"/>
        </w:pBdr>
        <w:spacing w:after="0" w:line="240" w:lineRule="auto"/>
        <w:ind w:left="1260" w:hanging="360"/>
        <w:rPr>
          <w:color w:val="000000"/>
        </w:rPr>
      </w:pPr>
    </w:p>
    <w:p w14:paraId="00000337" w14:textId="77777777" w:rsidR="00CD5CA9" w:rsidRDefault="00CD5CA9">
      <w:pPr>
        <w:pBdr>
          <w:top w:val="nil"/>
          <w:left w:val="nil"/>
          <w:bottom w:val="nil"/>
          <w:right w:val="nil"/>
          <w:between w:val="nil"/>
        </w:pBdr>
        <w:spacing w:after="0" w:line="240" w:lineRule="auto"/>
        <w:ind w:left="1260" w:hanging="360"/>
        <w:rPr>
          <w:color w:val="000000"/>
        </w:rPr>
      </w:pPr>
    </w:p>
    <w:p w14:paraId="00000338" w14:textId="77777777" w:rsidR="00CD5CA9" w:rsidRDefault="00000000">
      <w:pPr>
        <w:numPr>
          <w:ilvl w:val="0"/>
          <w:numId w:val="20"/>
        </w:numPr>
        <w:pBdr>
          <w:top w:val="nil"/>
          <w:left w:val="nil"/>
          <w:bottom w:val="nil"/>
          <w:right w:val="nil"/>
          <w:between w:val="nil"/>
        </w:pBdr>
        <w:spacing w:after="0" w:line="240" w:lineRule="auto"/>
      </w:pPr>
      <w:bookmarkStart w:id="22" w:name="_heading=h.44sinio" w:colFirst="0" w:colLast="0"/>
      <w:bookmarkEnd w:id="22"/>
      <w:r>
        <w:rPr>
          <w:color w:val="000000"/>
        </w:rPr>
        <w:t>About how often do you engage on social networking sites?</w:t>
      </w:r>
    </w:p>
    <w:p w14:paraId="00000339" w14:textId="77777777" w:rsidR="00CD5CA9" w:rsidRDefault="00000000">
      <w:pPr>
        <w:numPr>
          <w:ilvl w:val="3"/>
          <w:numId w:val="34"/>
        </w:numPr>
        <w:pBdr>
          <w:top w:val="nil"/>
          <w:left w:val="nil"/>
          <w:bottom w:val="nil"/>
          <w:right w:val="nil"/>
          <w:between w:val="nil"/>
        </w:pBdr>
        <w:spacing w:after="0" w:line="240" w:lineRule="auto"/>
      </w:pPr>
      <w:r>
        <w:rPr>
          <w:color w:val="000000"/>
        </w:rPr>
        <w:t>Never</w:t>
      </w:r>
    </w:p>
    <w:p w14:paraId="0000033A" w14:textId="77777777" w:rsidR="00CD5CA9" w:rsidRDefault="00000000">
      <w:pPr>
        <w:numPr>
          <w:ilvl w:val="3"/>
          <w:numId w:val="34"/>
        </w:numPr>
        <w:pBdr>
          <w:top w:val="nil"/>
          <w:left w:val="nil"/>
          <w:bottom w:val="nil"/>
          <w:right w:val="nil"/>
          <w:between w:val="nil"/>
        </w:pBdr>
        <w:spacing w:after="0" w:line="240" w:lineRule="auto"/>
      </w:pPr>
      <w:r>
        <w:rPr>
          <w:color w:val="000000"/>
        </w:rPr>
        <w:lastRenderedPageBreak/>
        <w:t>Not more than once a month</w:t>
      </w:r>
    </w:p>
    <w:p w14:paraId="0000033B" w14:textId="77777777" w:rsidR="00CD5CA9" w:rsidRDefault="00000000">
      <w:pPr>
        <w:numPr>
          <w:ilvl w:val="3"/>
          <w:numId w:val="34"/>
        </w:numPr>
        <w:pBdr>
          <w:top w:val="nil"/>
          <w:left w:val="nil"/>
          <w:bottom w:val="nil"/>
          <w:right w:val="nil"/>
          <w:between w:val="nil"/>
        </w:pBdr>
        <w:spacing w:after="0" w:line="240" w:lineRule="auto"/>
      </w:pPr>
      <w:r>
        <w:rPr>
          <w:color w:val="000000"/>
        </w:rPr>
        <w:t>Between once a month and once a week</w:t>
      </w:r>
    </w:p>
    <w:p w14:paraId="0000033C" w14:textId="77777777" w:rsidR="00CD5CA9" w:rsidRDefault="00000000">
      <w:pPr>
        <w:numPr>
          <w:ilvl w:val="3"/>
          <w:numId w:val="34"/>
        </w:numPr>
        <w:pBdr>
          <w:top w:val="nil"/>
          <w:left w:val="nil"/>
          <w:bottom w:val="nil"/>
          <w:right w:val="nil"/>
          <w:between w:val="nil"/>
        </w:pBdr>
        <w:spacing w:after="0" w:line="240" w:lineRule="auto"/>
      </w:pPr>
      <w:r>
        <w:rPr>
          <w:color w:val="000000"/>
        </w:rPr>
        <w:t>A few times a week</w:t>
      </w:r>
    </w:p>
    <w:p w14:paraId="0000033D" w14:textId="77777777" w:rsidR="00CD5CA9" w:rsidRDefault="00000000">
      <w:pPr>
        <w:numPr>
          <w:ilvl w:val="3"/>
          <w:numId w:val="34"/>
        </w:numPr>
        <w:pBdr>
          <w:top w:val="nil"/>
          <w:left w:val="nil"/>
          <w:bottom w:val="nil"/>
          <w:right w:val="nil"/>
          <w:between w:val="nil"/>
        </w:pBdr>
        <w:spacing w:after="0" w:line="240" w:lineRule="auto"/>
      </w:pPr>
      <w:r>
        <w:rPr>
          <w:color w:val="000000"/>
        </w:rPr>
        <w:t>Several times a week</w:t>
      </w:r>
    </w:p>
    <w:p w14:paraId="0000033E" w14:textId="77777777" w:rsidR="00CD5CA9" w:rsidRDefault="00000000">
      <w:pPr>
        <w:numPr>
          <w:ilvl w:val="3"/>
          <w:numId w:val="34"/>
        </w:numPr>
        <w:pBdr>
          <w:top w:val="nil"/>
          <w:left w:val="nil"/>
          <w:bottom w:val="nil"/>
          <w:right w:val="nil"/>
          <w:between w:val="nil"/>
        </w:pBdr>
        <w:spacing w:after="0" w:line="240" w:lineRule="auto"/>
      </w:pPr>
      <w:r>
        <w:rPr>
          <w:color w:val="000000"/>
        </w:rPr>
        <w:t>Once a day or more</w:t>
      </w:r>
    </w:p>
    <w:p w14:paraId="0000033F" w14:textId="77777777" w:rsidR="00CD5CA9" w:rsidRDefault="00000000">
      <w:pPr>
        <w:pBdr>
          <w:top w:val="nil"/>
          <w:left w:val="nil"/>
          <w:bottom w:val="nil"/>
          <w:right w:val="nil"/>
          <w:between w:val="nil"/>
        </w:pBdr>
        <w:spacing w:after="0" w:line="240" w:lineRule="auto"/>
        <w:ind w:left="1260" w:hanging="360"/>
        <w:rPr>
          <w:color w:val="000000"/>
        </w:rPr>
      </w:pPr>
      <w:r>
        <w:rPr>
          <w:color w:val="000000"/>
        </w:rPr>
        <w:t>98. Refused (vol)</w:t>
      </w:r>
    </w:p>
    <w:p w14:paraId="00000340" w14:textId="77777777" w:rsidR="00CD5CA9" w:rsidRDefault="00000000">
      <w:pPr>
        <w:pBdr>
          <w:top w:val="nil"/>
          <w:left w:val="nil"/>
          <w:bottom w:val="nil"/>
          <w:right w:val="nil"/>
          <w:between w:val="nil"/>
        </w:pBdr>
        <w:spacing w:after="0" w:line="240" w:lineRule="auto"/>
        <w:ind w:left="1260" w:hanging="360"/>
        <w:rPr>
          <w:color w:val="000000"/>
        </w:rPr>
      </w:pPr>
      <w:r>
        <w:rPr>
          <w:color w:val="000000"/>
        </w:rPr>
        <w:t>99. Don’t know (vol)</w:t>
      </w:r>
    </w:p>
    <w:p w14:paraId="00000341" w14:textId="77777777" w:rsidR="00CD5CA9" w:rsidRDefault="00000000">
      <w:pPr>
        <w:pBdr>
          <w:top w:val="nil"/>
          <w:left w:val="nil"/>
          <w:bottom w:val="nil"/>
          <w:right w:val="nil"/>
          <w:between w:val="nil"/>
        </w:pBdr>
        <w:spacing w:after="0" w:line="240" w:lineRule="auto"/>
        <w:ind w:left="900" w:hanging="360"/>
        <w:rPr>
          <w:rFonts w:ascii="Gill Sans" w:hAnsi="Gill Sans" w:cs="Gill Sans"/>
          <w:i/>
          <w:color w:val="C00000"/>
        </w:rPr>
      </w:pPr>
      <w:r>
        <w:rPr>
          <w:rFonts w:ascii="Gill Sans" w:hAnsi="Gill Sans" w:cs="Gill Sans"/>
          <w:i/>
          <w:color w:val="C00000"/>
        </w:rPr>
        <w:t>94. Asked to stop the interview.</w:t>
      </w:r>
    </w:p>
    <w:p w14:paraId="00000342" w14:textId="77777777" w:rsidR="00CD5CA9" w:rsidRDefault="00000000">
      <w:pPr>
        <w:pBdr>
          <w:top w:val="nil"/>
          <w:left w:val="nil"/>
          <w:bottom w:val="nil"/>
          <w:right w:val="nil"/>
          <w:between w:val="nil"/>
        </w:pBdr>
        <w:spacing w:after="0" w:line="240" w:lineRule="auto"/>
        <w:ind w:left="900" w:hanging="360"/>
        <w:rPr>
          <w:rFonts w:ascii="Gill Sans" w:hAnsi="Gill Sans" w:cs="Gill Sans"/>
          <w:i/>
          <w:color w:val="C00000"/>
        </w:rPr>
      </w:pPr>
      <w:r>
        <w:rPr>
          <w:rFonts w:ascii="Gill Sans" w:hAnsi="Gill Sans" w:cs="Gill Sans"/>
          <w:i/>
          <w:color w:val="C00000"/>
        </w:rPr>
        <w:t>93. Not asked due to interview stoppage</w:t>
      </w:r>
    </w:p>
    <w:p w14:paraId="00000343" w14:textId="77777777" w:rsidR="00CD5CA9" w:rsidRDefault="00CD5CA9">
      <w:pPr>
        <w:pBdr>
          <w:top w:val="nil"/>
          <w:left w:val="nil"/>
          <w:bottom w:val="nil"/>
          <w:right w:val="nil"/>
          <w:between w:val="nil"/>
        </w:pBdr>
        <w:spacing w:after="0" w:line="240" w:lineRule="auto"/>
        <w:ind w:left="1260" w:hanging="360"/>
        <w:rPr>
          <w:color w:val="000000"/>
        </w:rPr>
      </w:pPr>
    </w:p>
    <w:p w14:paraId="00000344" w14:textId="77777777" w:rsidR="00CD5CA9" w:rsidRDefault="00CD5CA9">
      <w:pPr>
        <w:pBdr>
          <w:top w:val="nil"/>
          <w:left w:val="nil"/>
          <w:bottom w:val="nil"/>
          <w:right w:val="nil"/>
          <w:between w:val="nil"/>
        </w:pBdr>
        <w:spacing w:after="0" w:line="240" w:lineRule="auto"/>
        <w:ind w:left="1260" w:hanging="360"/>
        <w:rPr>
          <w:color w:val="000000"/>
          <w:sz w:val="20"/>
          <w:szCs w:val="20"/>
        </w:rPr>
      </w:pPr>
    </w:p>
    <w:p w14:paraId="00000345" w14:textId="77777777" w:rsidR="00CD5CA9" w:rsidRDefault="00000000">
      <w:pPr>
        <w:numPr>
          <w:ilvl w:val="0"/>
          <w:numId w:val="20"/>
        </w:numPr>
        <w:pBdr>
          <w:top w:val="nil"/>
          <w:left w:val="nil"/>
          <w:bottom w:val="nil"/>
          <w:right w:val="nil"/>
          <w:between w:val="nil"/>
        </w:pBdr>
        <w:spacing w:after="0" w:line="240" w:lineRule="auto"/>
      </w:pPr>
      <w:r>
        <w:rPr>
          <w:color w:val="000000"/>
        </w:rPr>
        <w:t>(If Q32 == 1-6) Which social networking sites do you most commonly use? (Check all that apply)</w:t>
      </w:r>
    </w:p>
    <w:p w14:paraId="00000346" w14:textId="77777777" w:rsidR="00CD5CA9" w:rsidRDefault="00000000">
      <w:pPr>
        <w:numPr>
          <w:ilvl w:val="3"/>
          <w:numId w:val="45"/>
        </w:numPr>
        <w:pBdr>
          <w:top w:val="nil"/>
          <w:left w:val="nil"/>
          <w:bottom w:val="nil"/>
          <w:right w:val="nil"/>
          <w:between w:val="nil"/>
        </w:pBdr>
        <w:spacing w:after="0" w:line="240" w:lineRule="auto"/>
      </w:pPr>
      <w:r>
        <w:rPr>
          <w:color w:val="000000"/>
        </w:rPr>
        <w:t>Facebook</w:t>
      </w:r>
    </w:p>
    <w:p w14:paraId="00000347" w14:textId="77777777" w:rsidR="00CD5CA9" w:rsidRDefault="00000000">
      <w:pPr>
        <w:numPr>
          <w:ilvl w:val="3"/>
          <w:numId w:val="45"/>
        </w:numPr>
        <w:pBdr>
          <w:top w:val="nil"/>
          <w:left w:val="nil"/>
          <w:bottom w:val="nil"/>
          <w:right w:val="nil"/>
          <w:between w:val="nil"/>
        </w:pBdr>
        <w:spacing w:after="0" w:line="240" w:lineRule="auto"/>
      </w:pPr>
      <w:r>
        <w:rPr>
          <w:color w:val="000000"/>
        </w:rPr>
        <w:t>Twitter</w:t>
      </w:r>
    </w:p>
    <w:p w14:paraId="00000348" w14:textId="77777777" w:rsidR="00CD5CA9" w:rsidRDefault="00000000">
      <w:pPr>
        <w:numPr>
          <w:ilvl w:val="3"/>
          <w:numId w:val="45"/>
        </w:numPr>
        <w:pBdr>
          <w:top w:val="nil"/>
          <w:left w:val="nil"/>
          <w:bottom w:val="nil"/>
          <w:right w:val="nil"/>
          <w:between w:val="nil"/>
        </w:pBdr>
        <w:spacing w:after="0" w:line="240" w:lineRule="auto"/>
      </w:pPr>
      <w:r>
        <w:rPr>
          <w:color w:val="000000"/>
        </w:rPr>
        <w:t>Instagram</w:t>
      </w:r>
    </w:p>
    <w:p w14:paraId="00000349" w14:textId="77777777" w:rsidR="00CD5CA9" w:rsidRDefault="00000000">
      <w:pPr>
        <w:numPr>
          <w:ilvl w:val="3"/>
          <w:numId w:val="45"/>
        </w:numPr>
        <w:pBdr>
          <w:top w:val="nil"/>
          <w:left w:val="nil"/>
          <w:bottom w:val="nil"/>
          <w:right w:val="nil"/>
          <w:between w:val="nil"/>
        </w:pBdr>
        <w:spacing w:after="0" w:line="240" w:lineRule="auto"/>
      </w:pPr>
      <w:r>
        <w:rPr>
          <w:color w:val="000000"/>
        </w:rPr>
        <w:t>WhatsApp</w:t>
      </w:r>
    </w:p>
    <w:p w14:paraId="0000034A" w14:textId="77777777" w:rsidR="00CD5CA9" w:rsidRDefault="00000000">
      <w:pPr>
        <w:numPr>
          <w:ilvl w:val="3"/>
          <w:numId w:val="45"/>
        </w:numPr>
        <w:pBdr>
          <w:top w:val="nil"/>
          <w:left w:val="nil"/>
          <w:bottom w:val="nil"/>
          <w:right w:val="nil"/>
          <w:between w:val="nil"/>
        </w:pBdr>
        <w:spacing w:after="0" w:line="240" w:lineRule="auto"/>
      </w:pPr>
      <w:proofErr w:type="spellStart"/>
      <w:r>
        <w:rPr>
          <w:color w:val="000000"/>
        </w:rPr>
        <w:t>SnapChat</w:t>
      </w:r>
      <w:proofErr w:type="spellEnd"/>
    </w:p>
    <w:p w14:paraId="0000034B" w14:textId="77777777" w:rsidR="00CD5CA9" w:rsidRDefault="00000000">
      <w:pPr>
        <w:numPr>
          <w:ilvl w:val="3"/>
          <w:numId w:val="45"/>
        </w:numPr>
        <w:pBdr>
          <w:top w:val="nil"/>
          <w:left w:val="nil"/>
          <w:bottom w:val="nil"/>
          <w:right w:val="nil"/>
          <w:between w:val="nil"/>
        </w:pBdr>
        <w:spacing w:after="0" w:line="240" w:lineRule="auto"/>
      </w:pPr>
      <w:r>
        <w:rPr>
          <w:color w:val="000000"/>
        </w:rPr>
        <w:t>Viber</w:t>
      </w:r>
    </w:p>
    <w:p w14:paraId="0000034C" w14:textId="77777777" w:rsidR="00CD5CA9" w:rsidRDefault="00000000">
      <w:pPr>
        <w:numPr>
          <w:ilvl w:val="3"/>
          <w:numId w:val="45"/>
        </w:numPr>
        <w:pBdr>
          <w:top w:val="nil"/>
          <w:left w:val="nil"/>
          <w:bottom w:val="nil"/>
          <w:right w:val="nil"/>
          <w:between w:val="nil"/>
        </w:pBdr>
        <w:spacing w:after="0" w:line="240" w:lineRule="auto"/>
      </w:pPr>
      <w:r>
        <w:rPr>
          <w:color w:val="000000"/>
        </w:rPr>
        <w:t>Telegram</w:t>
      </w:r>
    </w:p>
    <w:p w14:paraId="0000034D" w14:textId="77777777" w:rsidR="00CD5CA9" w:rsidRDefault="00000000">
      <w:pPr>
        <w:numPr>
          <w:ilvl w:val="3"/>
          <w:numId w:val="45"/>
        </w:numPr>
        <w:pBdr>
          <w:top w:val="nil"/>
          <w:left w:val="nil"/>
          <w:bottom w:val="nil"/>
          <w:right w:val="nil"/>
          <w:between w:val="nil"/>
        </w:pBdr>
        <w:spacing w:after="0" w:line="240" w:lineRule="auto"/>
      </w:pPr>
      <w:r>
        <w:rPr>
          <w:color w:val="000000"/>
        </w:rPr>
        <w:t>BOTIM</w:t>
      </w:r>
    </w:p>
    <w:p w14:paraId="0000034E" w14:textId="77777777" w:rsidR="00CD5CA9" w:rsidRDefault="00000000">
      <w:pPr>
        <w:numPr>
          <w:ilvl w:val="3"/>
          <w:numId w:val="45"/>
        </w:numPr>
        <w:pBdr>
          <w:top w:val="nil"/>
          <w:left w:val="nil"/>
          <w:bottom w:val="nil"/>
          <w:right w:val="nil"/>
          <w:between w:val="nil"/>
        </w:pBdr>
        <w:spacing w:after="0" w:line="240" w:lineRule="auto"/>
      </w:pPr>
      <w:r>
        <w:rPr>
          <w:color w:val="000000"/>
        </w:rPr>
        <w:t>TikTok</w:t>
      </w:r>
    </w:p>
    <w:p w14:paraId="0000034F" w14:textId="77777777" w:rsidR="00CD5CA9" w:rsidRDefault="00000000">
      <w:pPr>
        <w:numPr>
          <w:ilvl w:val="3"/>
          <w:numId w:val="45"/>
        </w:numPr>
        <w:pBdr>
          <w:top w:val="nil"/>
          <w:left w:val="nil"/>
          <w:bottom w:val="nil"/>
          <w:right w:val="nil"/>
          <w:between w:val="nil"/>
        </w:pBdr>
        <w:spacing w:after="0" w:line="240" w:lineRule="auto"/>
      </w:pPr>
      <w:r>
        <w:rPr>
          <w:color w:val="000000"/>
        </w:rPr>
        <w:t>LinkedIn</w:t>
      </w:r>
    </w:p>
    <w:p w14:paraId="00000350" w14:textId="77777777" w:rsidR="00CD5CA9" w:rsidRDefault="00000000">
      <w:pPr>
        <w:numPr>
          <w:ilvl w:val="3"/>
          <w:numId w:val="45"/>
        </w:numPr>
        <w:pBdr>
          <w:top w:val="nil"/>
          <w:left w:val="nil"/>
          <w:bottom w:val="nil"/>
          <w:right w:val="nil"/>
          <w:between w:val="nil"/>
        </w:pBdr>
        <w:spacing w:after="0" w:line="240" w:lineRule="auto"/>
      </w:pPr>
      <w:r>
        <w:rPr>
          <w:color w:val="000000"/>
        </w:rPr>
        <w:t>Pinterest</w:t>
      </w:r>
    </w:p>
    <w:p w14:paraId="00000351" w14:textId="77777777" w:rsidR="00CD5CA9" w:rsidRDefault="00000000">
      <w:pPr>
        <w:numPr>
          <w:ilvl w:val="3"/>
          <w:numId w:val="45"/>
        </w:numPr>
        <w:pBdr>
          <w:top w:val="nil"/>
          <w:left w:val="nil"/>
          <w:bottom w:val="nil"/>
          <w:right w:val="nil"/>
          <w:between w:val="nil"/>
        </w:pBdr>
        <w:spacing w:after="0" w:line="240" w:lineRule="auto"/>
      </w:pPr>
      <w:r>
        <w:rPr>
          <w:color w:val="000000"/>
        </w:rPr>
        <w:t>V Chat</w:t>
      </w:r>
    </w:p>
    <w:p w14:paraId="00000352" w14:textId="77777777" w:rsidR="00CD5CA9" w:rsidRDefault="00000000">
      <w:pPr>
        <w:numPr>
          <w:ilvl w:val="3"/>
          <w:numId w:val="45"/>
        </w:numPr>
        <w:pBdr>
          <w:top w:val="nil"/>
          <w:left w:val="nil"/>
          <w:bottom w:val="nil"/>
          <w:right w:val="nil"/>
          <w:between w:val="nil"/>
        </w:pBdr>
        <w:spacing w:after="0" w:line="240" w:lineRule="auto"/>
      </w:pPr>
      <w:r>
        <w:rPr>
          <w:color w:val="000000"/>
        </w:rPr>
        <w:t>Clubhouse</w:t>
      </w:r>
    </w:p>
    <w:p w14:paraId="00000353" w14:textId="77777777" w:rsidR="00CD5CA9" w:rsidRDefault="00000000">
      <w:pPr>
        <w:numPr>
          <w:ilvl w:val="3"/>
          <w:numId w:val="45"/>
        </w:numPr>
        <w:pBdr>
          <w:top w:val="nil"/>
          <w:left w:val="nil"/>
          <w:bottom w:val="nil"/>
          <w:right w:val="nil"/>
          <w:between w:val="nil"/>
        </w:pBdr>
        <w:spacing w:after="0" w:line="240" w:lineRule="auto"/>
      </w:pPr>
      <w:r>
        <w:rPr>
          <w:color w:val="000000"/>
        </w:rPr>
        <w:t>Reddit</w:t>
      </w:r>
    </w:p>
    <w:p w14:paraId="00000354" w14:textId="77777777" w:rsidR="00CD5CA9" w:rsidRDefault="00000000">
      <w:pPr>
        <w:numPr>
          <w:ilvl w:val="3"/>
          <w:numId w:val="45"/>
        </w:numPr>
        <w:pBdr>
          <w:top w:val="nil"/>
          <w:left w:val="nil"/>
          <w:bottom w:val="nil"/>
          <w:right w:val="nil"/>
          <w:between w:val="nil"/>
        </w:pBdr>
        <w:spacing w:after="0" w:line="240" w:lineRule="auto"/>
      </w:pPr>
      <w:r>
        <w:rPr>
          <w:color w:val="000000"/>
        </w:rPr>
        <w:t>Other:______________</w:t>
      </w:r>
    </w:p>
    <w:p w14:paraId="00000355" w14:textId="77777777" w:rsidR="00CD5CA9" w:rsidRDefault="00000000">
      <w:pPr>
        <w:pBdr>
          <w:top w:val="nil"/>
          <w:left w:val="nil"/>
          <w:bottom w:val="nil"/>
          <w:right w:val="nil"/>
          <w:between w:val="nil"/>
        </w:pBdr>
        <w:spacing w:after="0" w:line="240" w:lineRule="auto"/>
        <w:ind w:left="1260" w:hanging="360"/>
        <w:rPr>
          <w:color w:val="000000"/>
        </w:rPr>
      </w:pPr>
      <w:r>
        <w:rPr>
          <w:color w:val="000000"/>
        </w:rPr>
        <w:t>97. Not asked</w:t>
      </w:r>
    </w:p>
    <w:p w14:paraId="00000356" w14:textId="77777777" w:rsidR="00CD5CA9" w:rsidRDefault="00000000">
      <w:pPr>
        <w:pBdr>
          <w:top w:val="nil"/>
          <w:left w:val="nil"/>
          <w:bottom w:val="nil"/>
          <w:right w:val="nil"/>
          <w:between w:val="nil"/>
        </w:pBdr>
        <w:spacing w:after="0" w:line="240" w:lineRule="auto"/>
        <w:ind w:left="1260" w:hanging="360"/>
        <w:rPr>
          <w:color w:val="000000"/>
        </w:rPr>
      </w:pPr>
      <w:r>
        <w:rPr>
          <w:color w:val="000000"/>
        </w:rPr>
        <w:t>98. Refused (vol)</w:t>
      </w:r>
    </w:p>
    <w:p w14:paraId="00000357" w14:textId="77777777" w:rsidR="00CD5CA9" w:rsidRDefault="00000000">
      <w:pPr>
        <w:pBdr>
          <w:top w:val="nil"/>
          <w:left w:val="nil"/>
          <w:bottom w:val="nil"/>
          <w:right w:val="nil"/>
          <w:between w:val="nil"/>
        </w:pBdr>
        <w:spacing w:after="0" w:line="240" w:lineRule="auto"/>
        <w:ind w:left="1260" w:hanging="360"/>
        <w:rPr>
          <w:color w:val="000000"/>
        </w:rPr>
      </w:pPr>
      <w:r>
        <w:rPr>
          <w:color w:val="000000"/>
        </w:rPr>
        <w:t>99. Don’t know (vol)</w:t>
      </w:r>
    </w:p>
    <w:p w14:paraId="00000358" w14:textId="77777777" w:rsidR="00CD5CA9" w:rsidRDefault="00000000">
      <w:pPr>
        <w:pBdr>
          <w:top w:val="nil"/>
          <w:left w:val="nil"/>
          <w:bottom w:val="nil"/>
          <w:right w:val="nil"/>
          <w:between w:val="nil"/>
        </w:pBdr>
        <w:spacing w:after="0" w:line="240" w:lineRule="auto"/>
        <w:ind w:left="900" w:hanging="360"/>
        <w:rPr>
          <w:rFonts w:ascii="Gill Sans" w:hAnsi="Gill Sans" w:cs="Gill Sans"/>
          <w:i/>
          <w:color w:val="C00000"/>
        </w:rPr>
      </w:pPr>
      <w:r>
        <w:rPr>
          <w:rFonts w:ascii="Gill Sans" w:hAnsi="Gill Sans" w:cs="Gill Sans"/>
          <w:i/>
          <w:color w:val="C00000"/>
        </w:rPr>
        <w:t>94. Asked to stop the interview.</w:t>
      </w:r>
    </w:p>
    <w:p w14:paraId="00000359" w14:textId="77777777" w:rsidR="00CD5CA9" w:rsidRDefault="00000000">
      <w:pPr>
        <w:pBdr>
          <w:top w:val="nil"/>
          <w:left w:val="nil"/>
          <w:bottom w:val="nil"/>
          <w:right w:val="nil"/>
          <w:between w:val="nil"/>
        </w:pBdr>
        <w:spacing w:after="0" w:line="240" w:lineRule="auto"/>
        <w:ind w:left="900" w:hanging="360"/>
        <w:rPr>
          <w:rFonts w:ascii="Gill Sans" w:hAnsi="Gill Sans" w:cs="Gill Sans"/>
          <w:i/>
          <w:color w:val="C00000"/>
        </w:rPr>
      </w:pPr>
      <w:r>
        <w:rPr>
          <w:rFonts w:ascii="Gill Sans" w:hAnsi="Gill Sans" w:cs="Gill Sans"/>
          <w:i/>
          <w:color w:val="C00000"/>
        </w:rPr>
        <w:t>93. Not asked due to interview stoppage</w:t>
      </w:r>
    </w:p>
    <w:p w14:paraId="0000035A" w14:textId="77777777" w:rsidR="00CD5CA9" w:rsidRDefault="00CD5CA9">
      <w:pPr>
        <w:pBdr>
          <w:top w:val="nil"/>
          <w:left w:val="nil"/>
          <w:bottom w:val="nil"/>
          <w:right w:val="nil"/>
          <w:between w:val="nil"/>
        </w:pBdr>
        <w:spacing w:after="0" w:line="240" w:lineRule="auto"/>
        <w:rPr>
          <w:color w:val="000000"/>
        </w:rPr>
      </w:pPr>
    </w:p>
    <w:p w14:paraId="0000035B" w14:textId="77777777" w:rsidR="00CD5CA9" w:rsidRDefault="00000000">
      <w:pPr>
        <w:numPr>
          <w:ilvl w:val="0"/>
          <w:numId w:val="20"/>
        </w:numPr>
        <w:pBdr>
          <w:top w:val="nil"/>
          <w:left w:val="nil"/>
          <w:bottom w:val="nil"/>
          <w:right w:val="nil"/>
          <w:between w:val="nil"/>
        </w:pBdr>
        <w:spacing w:line="240" w:lineRule="auto"/>
      </w:pPr>
      <w:bookmarkStart w:id="23" w:name="_heading=h.2jxsxqh" w:colFirst="0" w:colLast="0"/>
      <w:bookmarkEnd w:id="23"/>
      <w:r>
        <w:t>How often to you use the following media sources for news related to current events?</w:t>
      </w:r>
      <w:r>
        <w:rPr>
          <w:color w:val="000000"/>
        </w:rPr>
        <w:t xml:space="preserve"> </w:t>
      </w:r>
    </w:p>
    <w:p w14:paraId="0000035C" w14:textId="77777777" w:rsidR="00CD5CA9" w:rsidRDefault="00000000">
      <w:pPr>
        <w:pBdr>
          <w:top w:val="nil"/>
          <w:left w:val="nil"/>
          <w:bottom w:val="nil"/>
          <w:right w:val="nil"/>
          <w:between w:val="nil"/>
        </w:pBdr>
        <w:spacing w:after="0" w:line="240" w:lineRule="auto"/>
        <w:ind w:left="360" w:hanging="360"/>
        <w:rPr>
          <w:rFonts w:ascii="Gill Sans" w:hAnsi="Gill Sans" w:cs="Gill Sans"/>
          <w:i/>
          <w:color w:val="C00000"/>
        </w:rPr>
      </w:pPr>
      <w:r>
        <w:rPr>
          <w:rFonts w:ascii="Gill Sans" w:hAnsi="Gill Sans" w:cs="Gill Sans"/>
          <w:i/>
          <w:color w:val="C00000"/>
        </w:rPr>
        <w:t>94. Asked to stop the interview.</w:t>
      </w:r>
    </w:p>
    <w:p w14:paraId="0000035D" w14:textId="77777777" w:rsidR="00CD5CA9" w:rsidRDefault="00000000">
      <w:pPr>
        <w:pBdr>
          <w:top w:val="nil"/>
          <w:left w:val="nil"/>
          <w:bottom w:val="nil"/>
          <w:right w:val="nil"/>
          <w:between w:val="nil"/>
        </w:pBdr>
        <w:spacing w:after="0" w:line="240" w:lineRule="auto"/>
        <w:ind w:left="360" w:hanging="360"/>
        <w:rPr>
          <w:rFonts w:ascii="Gill Sans" w:hAnsi="Gill Sans" w:cs="Gill Sans"/>
          <w:i/>
          <w:color w:val="C00000"/>
        </w:rPr>
      </w:pPr>
      <w:r>
        <w:rPr>
          <w:rFonts w:ascii="Gill Sans" w:hAnsi="Gill Sans" w:cs="Gill Sans"/>
          <w:i/>
          <w:color w:val="C00000"/>
        </w:rPr>
        <w:t>93. Not asked due to interview stoppage</w:t>
      </w:r>
    </w:p>
    <w:p w14:paraId="0000035E" w14:textId="77777777" w:rsidR="00CD5CA9" w:rsidRDefault="00CD5CA9">
      <w:pPr>
        <w:pBdr>
          <w:top w:val="nil"/>
          <w:left w:val="nil"/>
          <w:bottom w:val="nil"/>
          <w:right w:val="nil"/>
          <w:between w:val="nil"/>
        </w:pBdr>
        <w:spacing w:after="0" w:line="240" w:lineRule="auto"/>
        <w:ind w:left="1260" w:hanging="360"/>
        <w:rPr>
          <w:rFonts w:ascii="Gill Sans" w:hAnsi="Gill Sans" w:cs="Gill Sans"/>
          <w:color w:val="000000"/>
        </w:rPr>
      </w:pPr>
    </w:p>
    <w:tbl>
      <w:tblPr>
        <w:tblStyle w:val="ae"/>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0"/>
        <w:gridCol w:w="3046"/>
        <w:gridCol w:w="871"/>
        <w:gridCol w:w="871"/>
        <w:gridCol w:w="1526"/>
        <w:gridCol w:w="1111"/>
        <w:gridCol w:w="1221"/>
      </w:tblGrid>
      <w:tr w:rsidR="00CD5CA9" w14:paraId="6D7C77DE" w14:textId="77777777">
        <w:tc>
          <w:tcPr>
            <w:tcW w:w="370" w:type="dxa"/>
            <w:shd w:val="clear" w:color="auto" w:fill="002060"/>
            <w:vAlign w:val="center"/>
          </w:tcPr>
          <w:p w14:paraId="0000035F" w14:textId="77777777" w:rsidR="00CD5CA9" w:rsidRDefault="00CD5CA9">
            <w:pPr>
              <w:spacing w:after="0" w:line="240" w:lineRule="auto"/>
              <w:jc w:val="center"/>
              <w:rPr>
                <w:color w:val="000000"/>
                <w:sz w:val="20"/>
                <w:szCs w:val="20"/>
              </w:rPr>
            </w:pPr>
          </w:p>
        </w:tc>
        <w:tc>
          <w:tcPr>
            <w:tcW w:w="3046" w:type="dxa"/>
            <w:shd w:val="clear" w:color="auto" w:fill="002060"/>
          </w:tcPr>
          <w:p w14:paraId="00000360" w14:textId="77777777" w:rsidR="00CD5CA9" w:rsidRDefault="00000000">
            <w:pPr>
              <w:spacing w:before="60" w:after="60" w:line="240" w:lineRule="auto"/>
              <w:rPr>
                <w:b/>
                <w:color w:val="FFFFFF"/>
              </w:rPr>
            </w:pPr>
            <w:r>
              <w:rPr>
                <w:b/>
                <w:color w:val="FFFFFF"/>
              </w:rPr>
              <w:t>Media Source</w:t>
            </w:r>
          </w:p>
        </w:tc>
        <w:tc>
          <w:tcPr>
            <w:tcW w:w="871" w:type="dxa"/>
            <w:shd w:val="clear" w:color="auto" w:fill="002060"/>
          </w:tcPr>
          <w:p w14:paraId="00000361" w14:textId="77777777" w:rsidR="00CD5CA9" w:rsidRDefault="00000000">
            <w:pPr>
              <w:spacing w:before="60" w:after="60" w:line="240" w:lineRule="auto"/>
              <w:rPr>
                <w:b/>
                <w:color w:val="FFFFFF"/>
              </w:rPr>
            </w:pPr>
            <w:r>
              <w:rPr>
                <w:b/>
                <w:color w:val="FFFFFF"/>
              </w:rPr>
              <w:t>Never</w:t>
            </w:r>
          </w:p>
        </w:tc>
        <w:tc>
          <w:tcPr>
            <w:tcW w:w="871" w:type="dxa"/>
            <w:shd w:val="clear" w:color="auto" w:fill="002060"/>
          </w:tcPr>
          <w:p w14:paraId="00000362" w14:textId="77777777" w:rsidR="00CD5CA9" w:rsidRDefault="00000000">
            <w:pPr>
              <w:spacing w:before="60" w:after="60" w:line="240" w:lineRule="auto"/>
              <w:rPr>
                <w:b/>
                <w:color w:val="FFFFFF"/>
              </w:rPr>
            </w:pPr>
            <w:r>
              <w:rPr>
                <w:b/>
                <w:color w:val="FFFFFF"/>
              </w:rPr>
              <w:t>Rarely</w:t>
            </w:r>
          </w:p>
        </w:tc>
        <w:tc>
          <w:tcPr>
            <w:tcW w:w="1526" w:type="dxa"/>
            <w:shd w:val="clear" w:color="auto" w:fill="002060"/>
          </w:tcPr>
          <w:p w14:paraId="00000363" w14:textId="77777777" w:rsidR="00CD5CA9" w:rsidRDefault="00000000">
            <w:pPr>
              <w:spacing w:before="60" w:after="60" w:line="240" w:lineRule="auto"/>
              <w:rPr>
                <w:b/>
                <w:color w:val="FFFFFF"/>
              </w:rPr>
            </w:pPr>
            <w:r>
              <w:rPr>
                <w:b/>
                <w:color w:val="FFFFFF"/>
              </w:rPr>
              <w:t>Occasionally</w:t>
            </w:r>
          </w:p>
        </w:tc>
        <w:tc>
          <w:tcPr>
            <w:tcW w:w="1111" w:type="dxa"/>
            <w:shd w:val="clear" w:color="auto" w:fill="002060"/>
          </w:tcPr>
          <w:p w14:paraId="00000364" w14:textId="77777777" w:rsidR="00CD5CA9" w:rsidRDefault="00000000">
            <w:pPr>
              <w:spacing w:before="60" w:after="60" w:line="240" w:lineRule="auto"/>
              <w:rPr>
                <w:b/>
                <w:color w:val="FFFFFF"/>
              </w:rPr>
            </w:pPr>
            <w:r>
              <w:rPr>
                <w:b/>
                <w:color w:val="FFFFFF"/>
              </w:rPr>
              <w:t>Often</w:t>
            </w:r>
          </w:p>
        </w:tc>
        <w:tc>
          <w:tcPr>
            <w:tcW w:w="1221" w:type="dxa"/>
            <w:shd w:val="clear" w:color="auto" w:fill="002060"/>
          </w:tcPr>
          <w:p w14:paraId="00000365" w14:textId="77777777" w:rsidR="00CD5CA9" w:rsidRDefault="00000000">
            <w:pPr>
              <w:spacing w:before="60" w:after="60" w:line="240" w:lineRule="auto"/>
              <w:rPr>
                <w:b/>
                <w:color w:val="FFFFFF"/>
              </w:rPr>
            </w:pPr>
            <w:r>
              <w:rPr>
                <w:b/>
                <w:color w:val="FFFFFF"/>
              </w:rPr>
              <w:t>Refused</w:t>
            </w:r>
          </w:p>
        </w:tc>
      </w:tr>
      <w:tr w:rsidR="00CD5CA9" w14:paraId="5B0F60D4" w14:textId="77777777">
        <w:tc>
          <w:tcPr>
            <w:tcW w:w="370" w:type="dxa"/>
            <w:vAlign w:val="center"/>
          </w:tcPr>
          <w:p w14:paraId="00000366" w14:textId="77777777" w:rsidR="00CD5CA9" w:rsidRDefault="00CD5CA9">
            <w:pPr>
              <w:numPr>
                <w:ilvl w:val="4"/>
                <w:numId w:val="8"/>
              </w:numPr>
              <w:pBdr>
                <w:top w:val="nil"/>
                <w:left w:val="nil"/>
                <w:bottom w:val="nil"/>
                <w:right w:val="nil"/>
                <w:between w:val="nil"/>
              </w:pBdr>
              <w:spacing w:after="0" w:line="240" w:lineRule="auto"/>
              <w:ind w:left="0" w:firstLine="0"/>
              <w:rPr>
                <w:color w:val="000000"/>
                <w:sz w:val="20"/>
                <w:szCs w:val="20"/>
              </w:rPr>
            </w:pPr>
          </w:p>
        </w:tc>
        <w:tc>
          <w:tcPr>
            <w:tcW w:w="3046" w:type="dxa"/>
          </w:tcPr>
          <w:p w14:paraId="00000367" w14:textId="77777777" w:rsidR="00CD5CA9" w:rsidRDefault="00000000">
            <w:pPr>
              <w:spacing w:after="0" w:line="240" w:lineRule="auto"/>
              <w:rPr>
                <w:color w:val="000000"/>
                <w:sz w:val="20"/>
                <w:szCs w:val="20"/>
              </w:rPr>
            </w:pPr>
            <w:r>
              <w:rPr>
                <w:color w:val="000000"/>
                <w:sz w:val="20"/>
                <w:szCs w:val="20"/>
              </w:rPr>
              <w:t>Radio</w:t>
            </w:r>
          </w:p>
        </w:tc>
        <w:tc>
          <w:tcPr>
            <w:tcW w:w="871" w:type="dxa"/>
          </w:tcPr>
          <w:p w14:paraId="00000368" w14:textId="77777777" w:rsidR="00CD5CA9" w:rsidRDefault="00CD5CA9">
            <w:pPr>
              <w:spacing w:after="0" w:line="240" w:lineRule="auto"/>
              <w:rPr>
                <w:color w:val="000000"/>
                <w:sz w:val="20"/>
                <w:szCs w:val="20"/>
              </w:rPr>
            </w:pPr>
          </w:p>
        </w:tc>
        <w:tc>
          <w:tcPr>
            <w:tcW w:w="871" w:type="dxa"/>
          </w:tcPr>
          <w:p w14:paraId="00000369" w14:textId="77777777" w:rsidR="00CD5CA9" w:rsidRDefault="00CD5CA9">
            <w:pPr>
              <w:spacing w:after="0" w:line="240" w:lineRule="auto"/>
              <w:rPr>
                <w:color w:val="000000"/>
                <w:sz w:val="20"/>
                <w:szCs w:val="20"/>
              </w:rPr>
            </w:pPr>
          </w:p>
        </w:tc>
        <w:tc>
          <w:tcPr>
            <w:tcW w:w="1526" w:type="dxa"/>
          </w:tcPr>
          <w:p w14:paraId="0000036A" w14:textId="77777777" w:rsidR="00CD5CA9" w:rsidRDefault="00CD5CA9">
            <w:pPr>
              <w:spacing w:after="0" w:line="240" w:lineRule="auto"/>
              <w:rPr>
                <w:color w:val="000000"/>
                <w:sz w:val="20"/>
                <w:szCs w:val="20"/>
              </w:rPr>
            </w:pPr>
          </w:p>
        </w:tc>
        <w:tc>
          <w:tcPr>
            <w:tcW w:w="1111" w:type="dxa"/>
          </w:tcPr>
          <w:p w14:paraId="0000036B" w14:textId="77777777" w:rsidR="00CD5CA9" w:rsidRDefault="00CD5CA9">
            <w:pPr>
              <w:spacing w:after="0" w:line="240" w:lineRule="auto"/>
              <w:rPr>
                <w:color w:val="000000"/>
                <w:sz w:val="20"/>
                <w:szCs w:val="20"/>
              </w:rPr>
            </w:pPr>
          </w:p>
        </w:tc>
        <w:tc>
          <w:tcPr>
            <w:tcW w:w="1221" w:type="dxa"/>
          </w:tcPr>
          <w:p w14:paraId="0000036C" w14:textId="77777777" w:rsidR="00CD5CA9" w:rsidRDefault="00CD5CA9">
            <w:pPr>
              <w:spacing w:after="0" w:line="240" w:lineRule="auto"/>
              <w:rPr>
                <w:color w:val="000000"/>
                <w:sz w:val="20"/>
                <w:szCs w:val="20"/>
              </w:rPr>
            </w:pPr>
          </w:p>
        </w:tc>
      </w:tr>
      <w:tr w:rsidR="00CD5CA9" w14:paraId="7802957B" w14:textId="77777777">
        <w:tc>
          <w:tcPr>
            <w:tcW w:w="370" w:type="dxa"/>
            <w:vAlign w:val="center"/>
          </w:tcPr>
          <w:p w14:paraId="0000036D" w14:textId="77777777" w:rsidR="00CD5CA9" w:rsidRDefault="00CD5CA9">
            <w:pPr>
              <w:numPr>
                <w:ilvl w:val="4"/>
                <w:numId w:val="8"/>
              </w:numPr>
              <w:pBdr>
                <w:top w:val="nil"/>
                <w:left w:val="nil"/>
                <w:bottom w:val="nil"/>
                <w:right w:val="nil"/>
                <w:between w:val="nil"/>
              </w:pBdr>
              <w:spacing w:after="0" w:line="240" w:lineRule="auto"/>
              <w:ind w:left="0" w:firstLine="0"/>
              <w:rPr>
                <w:color w:val="000000"/>
                <w:sz w:val="20"/>
                <w:szCs w:val="20"/>
              </w:rPr>
            </w:pPr>
          </w:p>
        </w:tc>
        <w:tc>
          <w:tcPr>
            <w:tcW w:w="3046" w:type="dxa"/>
          </w:tcPr>
          <w:p w14:paraId="0000036E" w14:textId="77777777" w:rsidR="00CD5CA9" w:rsidRDefault="00000000">
            <w:pPr>
              <w:spacing w:after="0" w:line="240" w:lineRule="auto"/>
              <w:rPr>
                <w:color w:val="000000"/>
                <w:sz w:val="20"/>
                <w:szCs w:val="20"/>
              </w:rPr>
            </w:pPr>
            <w:r>
              <w:rPr>
                <w:color w:val="000000"/>
                <w:sz w:val="20"/>
                <w:szCs w:val="20"/>
              </w:rPr>
              <w:t>Television</w:t>
            </w:r>
          </w:p>
        </w:tc>
        <w:tc>
          <w:tcPr>
            <w:tcW w:w="871" w:type="dxa"/>
          </w:tcPr>
          <w:p w14:paraId="0000036F" w14:textId="77777777" w:rsidR="00CD5CA9" w:rsidRDefault="00CD5CA9">
            <w:pPr>
              <w:spacing w:after="0" w:line="240" w:lineRule="auto"/>
              <w:rPr>
                <w:color w:val="000000"/>
                <w:sz w:val="20"/>
                <w:szCs w:val="20"/>
              </w:rPr>
            </w:pPr>
          </w:p>
        </w:tc>
        <w:tc>
          <w:tcPr>
            <w:tcW w:w="871" w:type="dxa"/>
          </w:tcPr>
          <w:p w14:paraId="00000370" w14:textId="77777777" w:rsidR="00CD5CA9" w:rsidRDefault="00CD5CA9">
            <w:pPr>
              <w:spacing w:after="0" w:line="240" w:lineRule="auto"/>
              <w:rPr>
                <w:color w:val="000000"/>
                <w:sz w:val="20"/>
                <w:szCs w:val="20"/>
              </w:rPr>
            </w:pPr>
          </w:p>
        </w:tc>
        <w:tc>
          <w:tcPr>
            <w:tcW w:w="1526" w:type="dxa"/>
          </w:tcPr>
          <w:p w14:paraId="00000371" w14:textId="77777777" w:rsidR="00CD5CA9" w:rsidRDefault="00CD5CA9">
            <w:pPr>
              <w:spacing w:after="0" w:line="240" w:lineRule="auto"/>
              <w:rPr>
                <w:color w:val="000000"/>
                <w:sz w:val="20"/>
                <w:szCs w:val="20"/>
              </w:rPr>
            </w:pPr>
          </w:p>
        </w:tc>
        <w:tc>
          <w:tcPr>
            <w:tcW w:w="1111" w:type="dxa"/>
          </w:tcPr>
          <w:p w14:paraId="00000372" w14:textId="77777777" w:rsidR="00CD5CA9" w:rsidRDefault="00CD5CA9">
            <w:pPr>
              <w:spacing w:after="0" w:line="240" w:lineRule="auto"/>
              <w:rPr>
                <w:color w:val="000000"/>
                <w:sz w:val="20"/>
                <w:szCs w:val="20"/>
              </w:rPr>
            </w:pPr>
          </w:p>
        </w:tc>
        <w:tc>
          <w:tcPr>
            <w:tcW w:w="1221" w:type="dxa"/>
          </w:tcPr>
          <w:p w14:paraId="00000373" w14:textId="77777777" w:rsidR="00CD5CA9" w:rsidRDefault="00CD5CA9">
            <w:pPr>
              <w:spacing w:after="0" w:line="240" w:lineRule="auto"/>
              <w:rPr>
                <w:color w:val="000000"/>
                <w:sz w:val="20"/>
                <w:szCs w:val="20"/>
              </w:rPr>
            </w:pPr>
          </w:p>
        </w:tc>
      </w:tr>
      <w:tr w:rsidR="00CD5CA9" w14:paraId="162D822D" w14:textId="77777777">
        <w:tc>
          <w:tcPr>
            <w:tcW w:w="370" w:type="dxa"/>
            <w:vAlign w:val="center"/>
          </w:tcPr>
          <w:p w14:paraId="00000374" w14:textId="77777777" w:rsidR="00CD5CA9" w:rsidRDefault="00CD5CA9">
            <w:pPr>
              <w:numPr>
                <w:ilvl w:val="4"/>
                <w:numId w:val="8"/>
              </w:numPr>
              <w:pBdr>
                <w:top w:val="nil"/>
                <w:left w:val="nil"/>
                <w:bottom w:val="nil"/>
                <w:right w:val="nil"/>
                <w:between w:val="nil"/>
              </w:pBdr>
              <w:spacing w:after="0" w:line="240" w:lineRule="auto"/>
              <w:ind w:left="0" w:firstLine="0"/>
              <w:rPr>
                <w:color w:val="000000"/>
                <w:sz w:val="20"/>
                <w:szCs w:val="20"/>
              </w:rPr>
            </w:pPr>
          </w:p>
        </w:tc>
        <w:tc>
          <w:tcPr>
            <w:tcW w:w="3046" w:type="dxa"/>
          </w:tcPr>
          <w:p w14:paraId="00000375" w14:textId="77777777" w:rsidR="00CD5CA9" w:rsidRDefault="00000000">
            <w:pPr>
              <w:spacing w:after="0" w:line="240" w:lineRule="auto"/>
              <w:rPr>
                <w:color w:val="000000"/>
                <w:sz w:val="20"/>
                <w:szCs w:val="20"/>
              </w:rPr>
            </w:pPr>
            <w:r>
              <w:rPr>
                <w:color w:val="000000"/>
                <w:sz w:val="20"/>
                <w:szCs w:val="20"/>
              </w:rPr>
              <w:t>Social media</w:t>
            </w:r>
          </w:p>
        </w:tc>
        <w:tc>
          <w:tcPr>
            <w:tcW w:w="871" w:type="dxa"/>
          </w:tcPr>
          <w:p w14:paraId="00000376" w14:textId="77777777" w:rsidR="00CD5CA9" w:rsidRDefault="00CD5CA9">
            <w:pPr>
              <w:spacing w:after="0" w:line="240" w:lineRule="auto"/>
              <w:rPr>
                <w:color w:val="000000"/>
                <w:sz w:val="20"/>
                <w:szCs w:val="20"/>
              </w:rPr>
            </w:pPr>
          </w:p>
        </w:tc>
        <w:tc>
          <w:tcPr>
            <w:tcW w:w="871" w:type="dxa"/>
          </w:tcPr>
          <w:p w14:paraId="00000377" w14:textId="77777777" w:rsidR="00CD5CA9" w:rsidRDefault="00CD5CA9">
            <w:pPr>
              <w:spacing w:after="0" w:line="240" w:lineRule="auto"/>
              <w:rPr>
                <w:color w:val="000000"/>
                <w:sz w:val="20"/>
                <w:szCs w:val="20"/>
              </w:rPr>
            </w:pPr>
          </w:p>
        </w:tc>
        <w:tc>
          <w:tcPr>
            <w:tcW w:w="1526" w:type="dxa"/>
          </w:tcPr>
          <w:p w14:paraId="00000378" w14:textId="77777777" w:rsidR="00CD5CA9" w:rsidRDefault="00CD5CA9">
            <w:pPr>
              <w:spacing w:after="0" w:line="240" w:lineRule="auto"/>
              <w:rPr>
                <w:color w:val="000000"/>
                <w:sz w:val="20"/>
                <w:szCs w:val="20"/>
              </w:rPr>
            </w:pPr>
          </w:p>
        </w:tc>
        <w:tc>
          <w:tcPr>
            <w:tcW w:w="1111" w:type="dxa"/>
          </w:tcPr>
          <w:p w14:paraId="00000379" w14:textId="77777777" w:rsidR="00CD5CA9" w:rsidRDefault="00CD5CA9">
            <w:pPr>
              <w:spacing w:after="0" w:line="240" w:lineRule="auto"/>
              <w:rPr>
                <w:color w:val="000000"/>
                <w:sz w:val="20"/>
                <w:szCs w:val="20"/>
              </w:rPr>
            </w:pPr>
          </w:p>
        </w:tc>
        <w:tc>
          <w:tcPr>
            <w:tcW w:w="1221" w:type="dxa"/>
          </w:tcPr>
          <w:p w14:paraId="0000037A" w14:textId="77777777" w:rsidR="00CD5CA9" w:rsidRDefault="00CD5CA9">
            <w:pPr>
              <w:spacing w:after="0" w:line="240" w:lineRule="auto"/>
              <w:rPr>
                <w:color w:val="000000"/>
                <w:sz w:val="20"/>
                <w:szCs w:val="20"/>
              </w:rPr>
            </w:pPr>
          </w:p>
        </w:tc>
      </w:tr>
      <w:tr w:rsidR="00CD5CA9" w14:paraId="6AE7C0CD" w14:textId="77777777">
        <w:tc>
          <w:tcPr>
            <w:tcW w:w="370" w:type="dxa"/>
            <w:vAlign w:val="center"/>
          </w:tcPr>
          <w:p w14:paraId="0000037B" w14:textId="77777777" w:rsidR="00CD5CA9" w:rsidRDefault="00CD5CA9">
            <w:pPr>
              <w:numPr>
                <w:ilvl w:val="4"/>
                <w:numId w:val="8"/>
              </w:numPr>
              <w:pBdr>
                <w:top w:val="nil"/>
                <w:left w:val="nil"/>
                <w:bottom w:val="nil"/>
                <w:right w:val="nil"/>
                <w:between w:val="nil"/>
              </w:pBdr>
              <w:spacing w:after="0" w:line="240" w:lineRule="auto"/>
              <w:ind w:left="0" w:firstLine="0"/>
              <w:rPr>
                <w:color w:val="000000"/>
                <w:sz w:val="20"/>
                <w:szCs w:val="20"/>
              </w:rPr>
            </w:pPr>
          </w:p>
        </w:tc>
        <w:tc>
          <w:tcPr>
            <w:tcW w:w="3046" w:type="dxa"/>
          </w:tcPr>
          <w:p w14:paraId="0000037C" w14:textId="77777777" w:rsidR="00CD5CA9" w:rsidRDefault="00000000">
            <w:pPr>
              <w:spacing w:after="0" w:line="240" w:lineRule="auto"/>
              <w:rPr>
                <w:color w:val="000000"/>
                <w:sz w:val="20"/>
                <w:szCs w:val="20"/>
              </w:rPr>
            </w:pPr>
            <w:r>
              <w:rPr>
                <w:color w:val="000000"/>
                <w:sz w:val="20"/>
                <w:szCs w:val="20"/>
              </w:rPr>
              <w:t>Newspapers and magazines (print)</w:t>
            </w:r>
          </w:p>
        </w:tc>
        <w:tc>
          <w:tcPr>
            <w:tcW w:w="871" w:type="dxa"/>
          </w:tcPr>
          <w:p w14:paraId="0000037D" w14:textId="77777777" w:rsidR="00CD5CA9" w:rsidRDefault="00CD5CA9">
            <w:pPr>
              <w:spacing w:after="0" w:line="240" w:lineRule="auto"/>
              <w:rPr>
                <w:color w:val="000000"/>
                <w:sz w:val="20"/>
                <w:szCs w:val="20"/>
              </w:rPr>
            </w:pPr>
          </w:p>
        </w:tc>
        <w:tc>
          <w:tcPr>
            <w:tcW w:w="871" w:type="dxa"/>
          </w:tcPr>
          <w:p w14:paraId="0000037E" w14:textId="77777777" w:rsidR="00CD5CA9" w:rsidRDefault="00CD5CA9">
            <w:pPr>
              <w:spacing w:after="0" w:line="240" w:lineRule="auto"/>
              <w:rPr>
                <w:color w:val="000000"/>
                <w:sz w:val="20"/>
                <w:szCs w:val="20"/>
              </w:rPr>
            </w:pPr>
          </w:p>
        </w:tc>
        <w:tc>
          <w:tcPr>
            <w:tcW w:w="1526" w:type="dxa"/>
          </w:tcPr>
          <w:p w14:paraId="0000037F" w14:textId="77777777" w:rsidR="00CD5CA9" w:rsidRDefault="00CD5CA9">
            <w:pPr>
              <w:spacing w:after="0" w:line="240" w:lineRule="auto"/>
              <w:rPr>
                <w:color w:val="000000"/>
                <w:sz w:val="20"/>
                <w:szCs w:val="20"/>
              </w:rPr>
            </w:pPr>
          </w:p>
        </w:tc>
        <w:tc>
          <w:tcPr>
            <w:tcW w:w="1111" w:type="dxa"/>
          </w:tcPr>
          <w:p w14:paraId="00000380" w14:textId="77777777" w:rsidR="00CD5CA9" w:rsidRDefault="00CD5CA9">
            <w:pPr>
              <w:spacing w:after="0" w:line="240" w:lineRule="auto"/>
              <w:rPr>
                <w:color w:val="000000"/>
                <w:sz w:val="20"/>
                <w:szCs w:val="20"/>
              </w:rPr>
            </w:pPr>
          </w:p>
        </w:tc>
        <w:tc>
          <w:tcPr>
            <w:tcW w:w="1221" w:type="dxa"/>
          </w:tcPr>
          <w:p w14:paraId="00000381" w14:textId="77777777" w:rsidR="00CD5CA9" w:rsidRDefault="00CD5CA9">
            <w:pPr>
              <w:spacing w:after="0" w:line="240" w:lineRule="auto"/>
              <w:rPr>
                <w:color w:val="000000"/>
                <w:sz w:val="20"/>
                <w:szCs w:val="20"/>
              </w:rPr>
            </w:pPr>
          </w:p>
        </w:tc>
      </w:tr>
      <w:tr w:rsidR="00CD5CA9" w14:paraId="57DC6B1D" w14:textId="77777777">
        <w:tc>
          <w:tcPr>
            <w:tcW w:w="370" w:type="dxa"/>
            <w:vAlign w:val="center"/>
          </w:tcPr>
          <w:p w14:paraId="00000382" w14:textId="77777777" w:rsidR="00CD5CA9" w:rsidRDefault="00CD5CA9">
            <w:pPr>
              <w:numPr>
                <w:ilvl w:val="4"/>
                <w:numId w:val="8"/>
              </w:numPr>
              <w:pBdr>
                <w:top w:val="nil"/>
                <w:left w:val="nil"/>
                <w:bottom w:val="nil"/>
                <w:right w:val="nil"/>
                <w:between w:val="nil"/>
              </w:pBdr>
              <w:spacing w:after="0" w:line="240" w:lineRule="auto"/>
              <w:ind w:left="0" w:firstLine="0"/>
              <w:rPr>
                <w:color w:val="000000"/>
                <w:sz w:val="20"/>
                <w:szCs w:val="20"/>
              </w:rPr>
            </w:pPr>
          </w:p>
        </w:tc>
        <w:tc>
          <w:tcPr>
            <w:tcW w:w="3046" w:type="dxa"/>
          </w:tcPr>
          <w:p w14:paraId="00000383" w14:textId="77777777" w:rsidR="00CD5CA9" w:rsidRDefault="00000000">
            <w:pPr>
              <w:spacing w:after="0" w:line="240" w:lineRule="auto"/>
              <w:rPr>
                <w:color w:val="000000"/>
                <w:sz w:val="20"/>
                <w:szCs w:val="20"/>
              </w:rPr>
            </w:pPr>
            <w:r>
              <w:rPr>
                <w:color w:val="000000"/>
                <w:sz w:val="20"/>
                <w:szCs w:val="20"/>
              </w:rPr>
              <w:t>News/magazine websites (online)</w:t>
            </w:r>
          </w:p>
        </w:tc>
        <w:tc>
          <w:tcPr>
            <w:tcW w:w="871" w:type="dxa"/>
          </w:tcPr>
          <w:p w14:paraId="00000384" w14:textId="77777777" w:rsidR="00CD5CA9" w:rsidRDefault="00CD5CA9">
            <w:pPr>
              <w:spacing w:after="0" w:line="240" w:lineRule="auto"/>
              <w:rPr>
                <w:color w:val="000000"/>
                <w:sz w:val="20"/>
                <w:szCs w:val="20"/>
              </w:rPr>
            </w:pPr>
          </w:p>
        </w:tc>
        <w:tc>
          <w:tcPr>
            <w:tcW w:w="871" w:type="dxa"/>
          </w:tcPr>
          <w:p w14:paraId="00000385" w14:textId="77777777" w:rsidR="00CD5CA9" w:rsidRDefault="00CD5CA9">
            <w:pPr>
              <w:spacing w:after="0" w:line="240" w:lineRule="auto"/>
              <w:rPr>
                <w:color w:val="000000"/>
                <w:sz w:val="20"/>
                <w:szCs w:val="20"/>
              </w:rPr>
            </w:pPr>
          </w:p>
        </w:tc>
        <w:tc>
          <w:tcPr>
            <w:tcW w:w="1526" w:type="dxa"/>
          </w:tcPr>
          <w:p w14:paraId="00000386" w14:textId="77777777" w:rsidR="00CD5CA9" w:rsidRDefault="00CD5CA9">
            <w:pPr>
              <w:spacing w:after="0" w:line="240" w:lineRule="auto"/>
              <w:rPr>
                <w:color w:val="000000"/>
                <w:sz w:val="20"/>
                <w:szCs w:val="20"/>
              </w:rPr>
            </w:pPr>
          </w:p>
        </w:tc>
        <w:tc>
          <w:tcPr>
            <w:tcW w:w="1111" w:type="dxa"/>
          </w:tcPr>
          <w:p w14:paraId="00000387" w14:textId="77777777" w:rsidR="00CD5CA9" w:rsidRDefault="00CD5CA9">
            <w:pPr>
              <w:spacing w:after="0" w:line="240" w:lineRule="auto"/>
              <w:rPr>
                <w:color w:val="000000"/>
                <w:sz w:val="20"/>
                <w:szCs w:val="20"/>
              </w:rPr>
            </w:pPr>
          </w:p>
        </w:tc>
        <w:tc>
          <w:tcPr>
            <w:tcW w:w="1221" w:type="dxa"/>
          </w:tcPr>
          <w:p w14:paraId="00000388" w14:textId="77777777" w:rsidR="00CD5CA9" w:rsidRDefault="00CD5CA9">
            <w:pPr>
              <w:spacing w:after="0" w:line="240" w:lineRule="auto"/>
              <w:rPr>
                <w:color w:val="000000"/>
                <w:sz w:val="20"/>
                <w:szCs w:val="20"/>
              </w:rPr>
            </w:pPr>
          </w:p>
        </w:tc>
      </w:tr>
      <w:tr w:rsidR="00CD5CA9" w14:paraId="3E060E14" w14:textId="77777777">
        <w:tc>
          <w:tcPr>
            <w:tcW w:w="370" w:type="dxa"/>
            <w:vAlign w:val="center"/>
          </w:tcPr>
          <w:p w14:paraId="00000389" w14:textId="77777777" w:rsidR="00CD5CA9" w:rsidRDefault="00CD5CA9">
            <w:pPr>
              <w:numPr>
                <w:ilvl w:val="4"/>
                <w:numId w:val="8"/>
              </w:numPr>
              <w:pBdr>
                <w:top w:val="nil"/>
                <w:left w:val="nil"/>
                <w:bottom w:val="nil"/>
                <w:right w:val="nil"/>
                <w:between w:val="nil"/>
              </w:pBdr>
              <w:spacing w:after="0" w:line="240" w:lineRule="auto"/>
              <w:ind w:left="0" w:firstLine="0"/>
              <w:rPr>
                <w:color w:val="000000"/>
                <w:sz w:val="20"/>
                <w:szCs w:val="20"/>
              </w:rPr>
            </w:pPr>
          </w:p>
        </w:tc>
        <w:tc>
          <w:tcPr>
            <w:tcW w:w="3046" w:type="dxa"/>
          </w:tcPr>
          <w:p w14:paraId="0000038A" w14:textId="77777777" w:rsidR="00CD5CA9" w:rsidRDefault="00000000">
            <w:pPr>
              <w:spacing w:after="0" w:line="240" w:lineRule="auto"/>
              <w:rPr>
                <w:color w:val="000000"/>
                <w:sz w:val="20"/>
                <w:szCs w:val="20"/>
              </w:rPr>
            </w:pPr>
            <w:r>
              <w:rPr>
                <w:color w:val="000000"/>
                <w:sz w:val="20"/>
                <w:szCs w:val="20"/>
              </w:rPr>
              <w:t>Other websites (online)</w:t>
            </w:r>
          </w:p>
        </w:tc>
        <w:tc>
          <w:tcPr>
            <w:tcW w:w="871" w:type="dxa"/>
          </w:tcPr>
          <w:p w14:paraId="0000038B" w14:textId="77777777" w:rsidR="00CD5CA9" w:rsidRDefault="00CD5CA9">
            <w:pPr>
              <w:spacing w:after="0" w:line="240" w:lineRule="auto"/>
              <w:rPr>
                <w:color w:val="000000"/>
                <w:sz w:val="20"/>
                <w:szCs w:val="20"/>
              </w:rPr>
            </w:pPr>
          </w:p>
        </w:tc>
        <w:tc>
          <w:tcPr>
            <w:tcW w:w="871" w:type="dxa"/>
          </w:tcPr>
          <w:p w14:paraId="0000038C" w14:textId="77777777" w:rsidR="00CD5CA9" w:rsidRDefault="00CD5CA9">
            <w:pPr>
              <w:spacing w:after="0" w:line="240" w:lineRule="auto"/>
              <w:rPr>
                <w:color w:val="000000"/>
                <w:sz w:val="20"/>
                <w:szCs w:val="20"/>
              </w:rPr>
            </w:pPr>
          </w:p>
        </w:tc>
        <w:tc>
          <w:tcPr>
            <w:tcW w:w="1526" w:type="dxa"/>
          </w:tcPr>
          <w:p w14:paraId="0000038D" w14:textId="77777777" w:rsidR="00CD5CA9" w:rsidRDefault="00CD5CA9">
            <w:pPr>
              <w:spacing w:after="0" w:line="240" w:lineRule="auto"/>
              <w:rPr>
                <w:color w:val="000000"/>
                <w:sz w:val="20"/>
                <w:szCs w:val="20"/>
              </w:rPr>
            </w:pPr>
          </w:p>
        </w:tc>
        <w:tc>
          <w:tcPr>
            <w:tcW w:w="1111" w:type="dxa"/>
          </w:tcPr>
          <w:p w14:paraId="0000038E" w14:textId="77777777" w:rsidR="00CD5CA9" w:rsidRDefault="00CD5CA9">
            <w:pPr>
              <w:spacing w:after="0" w:line="240" w:lineRule="auto"/>
              <w:rPr>
                <w:color w:val="000000"/>
                <w:sz w:val="20"/>
                <w:szCs w:val="20"/>
              </w:rPr>
            </w:pPr>
          </w:p>
        </w:tc>
        <w:tc>
          <w:tcPr>
            <w:tcW w:w="1221" w:type="dxa"/>
          </w:tcPr>
          <w:p w14:paraId="0000038F" w14:textId="77777777" w:rsidR="00CD5CA9" w:rsidRDefault="00CD5CA9">
            <w:pPr>
              <w:spacing w:after="0" w:line="240" w:lineRule="auto"/>
              <w:rPr>
                <w:color w:val="000000"/>
                <w:sz w:val="20"/>
                <w:szCs w:val="20"/>
              </w:rPr>
            </w:pPr>
          </w:p>
        </w:tc>
      </w:tr>
      <w:tr w:rsidR="00CD5CA9" w14:paraId="0956E73E" w14:textId="77777777">
        <w:tc>
          <w:tcPr>
            <w:tcW w:w="370" w:type="dxa"/>
            <w:vAlign w:val="center"/>
          </w:tcPr>
          <w:p w14:paraId="00000390" w14:textId="77777777" w:rsidR="00CD5CA9" w:rsidRDefault="00CD5CA9">
            <w:pPr>
              <w:numPr>
                <w:ilvl w:val="4"/>
                <w:numId w:val="8"/>
              </w:numPr>
              <w:pBdr>
                <w:top w:val="nil"/>
                <w:left w:val="nil"/>
                <w:bottom w:val="nil"/>
                <w:right w:val="nil"/>
                <w:between w:val="nil"/>
              </w:pBdr>
              <w:spacing w:after="0" w:line="240" w:lineRule="auto"/>
              <w:ind w:left="0" w:firstLine="0"/>
              <w:rPr>
                <w:color w:val="000000"/>
                <w:sz w:val="20"/>
                <w:szCs w:val="20"/>
              </w:rPr>
            </w:pPr>
          </w:p>
        </w:tc>
        <w:tc>
          <w:tcPr>
            <w:tcW w:w="3046" w:type="dxa"/>
          </w:tcPr>
          <w:p w14:paraId="00000391" w14:textId="77777777" w:rsidR="00CD5CA9" w:rsidRDefault="00000000">
            <w:pPr>
              <w:spacing w:after="0" w:line="240" w:lineRule="auto"/>
              <w:rPr>
                <w:color w:val="000000"/>
                <w:sz w:val="20"/>
                <w:szCs w:val="20"/>
              </w:rPr>
            </w:pPr>
            <w:r>
              <w:rPr>
                <w:color w:val="000000"/>
                <w:sz w:val="20"/>
                <w:szCs w:val="20"/>
              </w:rPr>
              <w:t>Pamphlets/brochures</w:t>
            </w:r>
          </w:p>
        </w:tc>
        <w:tc>
          <w:tcPr>
            <w:tcW w:w="871" w:type="dxa"/>
          </w:tcPr>
          <w:p w14:paraId="00000392" w14:textId="77777777" w:rsidR="00CD5CA9" w:rsidRDefault="00CD5CA9">
            <w:pPr>
              <w:spacing w:after="0" w:line="240" w:lineRule="auto"/>
              <w:rPr>
                <w:color w:val="000000"/>
                <w:sz w:val="20"/>
                <w:szCs w:val="20"/>
              </w:rPr>
            </w:pPr>
          </w:p>
        </w:tc>
        <w:tc>
          <w:tcPr>
            <w:tcW w:w="871" w:type="dxa"/>
          </w:tcPr>
          <w:p w14:paraId="00000393" w14:textId="77777777" w:rsidR="00CD5CA9" w:rsidRDefault="00CD5CA9">
            <w:pPr>
              <w:spacing w:after="0" w:line="240" w:lineRule="auto"/>
              <w:rPr>
                <w:color w:val="000000"/>
                <w:sz w:val="20"/>
                <w:szCs w:val="20"/>
              </w:rPr>
            </w:pPr>
          </w:p>
        </w:tc>
        <w:tc>
          <w:tcPr>
            <w:tcW w:w="1526" w:type="dxa"/>
          </w:tcPr>
          <w:p w14:paraId="00000394" w14:textId="77777777" w:rsidR="00CD5CA9" w:rsidRDefault="00CD5CA9">
            <w:pPr>
              <w:spacing w:after="0" w:line="240" w:lineRule="auto"/>
              <w:rPr>
                <w:color w:val="000000"/>
                <w:sz w:val="20"/>
                <w:szCs w:val="20"/>
              </w:rPr>
            </w:pPr>
          </w:p>
        </w:tc>
        <w:tc>
          <w:tcPr>
            <w:tcW w:w="1111" w:type="dxa"/>
          </w:tcPr>
          <w:p w14:paraId="00000395" w14:textId="77777777" w:rsidR="00CD5CA9" w:rsidRDefault="00CD5CA9">
            <w:pPr>
              <w:spacing w:after="0" w:line="240" w:lineRule="auto"/>
              <w:rPr>
                <w:color w:val="000000"/>
                <w:sz w:val="20"/>
                <w:szCs w:val="20"/>
              </w:rPr>
            </w:pPr>
          </w:p>
        </w:tc>
        <w:tc>
          <w:tcPr>
            <w:tcW w:w="1221" w:type="dxa"/>
          </w:tcPr>
          <w:p w14:paraId="00000396" w14:textId="77777777" w:rsidR="00CD5CA9" w:rsidRDefault="00CD5CA9">
            <w:pPr>
              <w:spacing w:after="0" w:line="240" w:lineRule="auto"/>
              <w:rPr>
                <w:color w:val="000000"/>
                <w:sz w:val="20"/>
                <w:szCs w:val="20"/>
              </w:rPr>
            </w:pPr>
          </w:p>
        </w:tc>
      </w:tr>
      <w:tr w:rsidR="00CD5CA9" w14:paraId="65F1DE0F" w14:textId="77777777">
        <w:tc>
          <w:tcPr>
            <w:tcW w:w="370" w:type="dxa"/>
            <w:vAlign w:val="center"/>
          </w:tcPr>
          <w:p w14:paraId="00000397" w14:textId="77777777" w:rsidR="00CD5CA9" w:rsidRDefault="00CD5CA9">
            <w:pPr>
              <w:numPr>
                <w:ilvl w:val="4"/>
                <w:numId w:val="8"/>
              </w:numPr>
              <w:pBdr>
                <w:top w:val="nil"/>
                <w:left w:val="nil"/>
                <w:bottom w:val="nil"/>
                <w:right w:val="nil"/>
                <w:between w:val="nil"/>
              </w:pBdr>
              <w:spacing w:after="0" w:line="240" w:lineRule="auto"/>
              <w:ind w:left="0" w:firstLine="0"/>
              <w:rPr>
                <w:color w:val="000000"/>
                <w:sz w:val="20"/>
                <w:szCs w:val="20"/>
              </w:rPr>
            </w:pPr>
          </w:p>
        </w:tc>
        <w:tc>
          <w:tcPr>
            <w:tcW w:w="3046" w:type="dxa"/>
          </w:tcPr>
          <w:p w14:paraId="00000398" w14:textId="77777777" w:rsidR="00CD5CA9" w:rsidRDefault="00000000">
            <w:pPr>
              <w:spacing w:after="0" w:line="240" w:lineRule="auto"/>
              <w:rPr>
                <w:color w:val="000000"/>
                <w:sz w:val="20"/>
                <w:szCs w:val="20"/>
              </w:rPr>
            </w:pPr>
            <w:r>
              <w:rPr>
                <w:color w:val="000000"/>
                <w:sz w:val="20"/>
                <w:szCs w:val="20"/>
              </w:rPr>
              <w:t>Posters / Billboards</w:t>
            </w:r>
          </w:p>
        </w:tc>
        <w:tc>
          <w:tcPr>
            <w:tcW w:w="871" w:type="dxa"/>
          </w:tcPr>
          <w:p w14:paraId="00000399" w14:textId="77777777" w:rsidR="00CD5CA9" w:rsidRDefault="00CD5CA9">
            <w:pPr>
              <w:spacing w:after="0" w:line="240" w:lineRule="auto"/>
              <w:rPr>
                <w:color w:val="000000"/>
                <w:sz w:val="20"/>
                <w:szCs w:val="20"/>
              </w:rPr>
            </w:pPr>
          </w:p>
        </w:tc>
        <w:tc>
          <w:tcPr>
            <w:tcW w:w="871" w:type="dxa"/>
          </w:tcPr>
          <w:p w14:paraId="0000039A" w14:textId="77777777" w:rsidR="00CD5CA9" w:rsidRDefault="00CD5CA9">
            <w:pPr>
              <w:spacing w:after="0" w:line="240" w:lineRule="auto"/>
              <w:rPr>
                <w:color w:val="000000"/>
                <w:sz w:val="20"/>
                <w:szCs w:val="20"/>
              </w:rPr>
            </w:pPr>
          </w:p>
        </w:tc>
        <w:tc>
          <w:tcPr>
            <w:tcW w:w="1526" w:type="dxa"/>
          </w:tcPr>
          <w:p w14:paraId="0000039B" w14:textId="77777777" w:rsidR="00CD5CA9" w:rsidRDefault="00CD5CA9">
            <w:pPr>
              <w:spacing w:after="0" w:line="240" w:lineRule="auto"/>
              <w:rPr>
                <w:color w:val="000000"/>
                <w:sz w:val="20"/>
                <w:szCs w:val="20"/>
              </w:rPr>
            </w:pPr>
          </w:p>
        </w:tc>
        <w:tc>
          <w:tcPr>
            <w:tcW w:w="1111" w:type="dxa"/>
          </w:tcPr>
          <w:p w14:paraId="0000039C" w14:textId="77777777" w:rsidR="00CD5CA9" w:rsidRDefault="00CD5CA9">
            <w:pPr>
              <w:spacing w:after="0" w:line="240" w:lineRule="auto"/>
              <w:rPr>
                <w:color w:val="000000"/>
                <w:sz w:val="20"/>
                <w:szCs w:val="20"/>
              </w:rPr>
            </w:pPr>
          </w:p>
        </w:tc>
        <w:tc>
          <w:tcPr>
            <w:tcW w:w="1221" w:type="dxa"/>
          </w:tcPr>
          <w:p w14:paraId="0000039D" w14:textId="77777777" w:rsidR="00CD5CA9" w:rsidRDefault="00CD5CA9">
            <w:pPr>
              <w:spacing w:after="0" w:line="240" w:lineRule="auto"/>
              <w:rPr>
                <w:color w:val="000000"/>
                <w:sz w:val="20"/>
                <w:szCs w:val="20"/>
              </w:rPr>
            </w:pPr>
          </w:p>
        </w:tc>
      </w:tr>
      <w:tr w:rsidR="00CD5CA9" w14:paraId="0AE0C98F" w14:textId="77777777">
        <w:tc>
          <w:tcPr>
            <w:tcW w:w="370" w:type="dxa"/>
            <w:vAlign w:val="center"/>
          </w:tcPr>
          <w:p w14:paraId="0000039E" w14:textId="77777777" w:rsidR="00CD5CA9" w:rsidRDefault="00CD5CA9">
            <w:pPr>
              <w:numPr>
                <w:ilvl w:val="4"/>
                <w:numId w:val="8"/>
              </w:numPr>
              <w:pBdr>
                <w:top w:val="nil"/>
                <w:left w:val="nil"/>
                <w:bottom w:val="nil"/>
                <w:right w:val="nil"/>
                <w:between w:val="nil"/>
              </w:pBdr>
              <w:spacing w:after="0" w:line="240" w:lineRule="auto"/>
              <w:ind w:left="0" w:firstLine="0"/>
              <w:rPr>
                <w:color w:val="000000"/>
                <w:sz w:val="20"/>
                <w:szCs w:val="20"/>
              </w:rPr>
            </w:pPr>
          </w:p>
        </w:tc>
        <w:tc>
          <w:tcPr>
            <w:tcW w:w="3046" w:type="dxa"/>
          </w:tcPr>
          <w:p w14:paraId="0000039F" w14:textId="77777777" w:rsidR="00CD5CA9" w:rsidRDefault="00000000">
            <w:pPr>
              <w:spacing w:after="0" w:line="240" w:lineRule="auto"/>
              <w:rPr>
                <w:color w:val="000000"/>
                <w:sz w:val="20"/>
                <w:szCs w:val="20"/>
              </w:rPr>
            </w:pPr>
            <w:r>
              <w:rPr>
                <w:color w:val="000000"/>
                <w:sz w:val="20"/>
                <w:szCs w:val="20"/>
              </w:rPr>
              <w:t>Mosque/Church</w:t>
            </w:r>
          </w:p>
        </w:tc>
        <w:tc>
          <w:tcPr>
            <w:tcW w:w="871" w:type="dxa"/>
          </w:tcPr>
          <w:p w14:paraId="000003A0" w14:textId="77777777" w:rsidR="00CD5CA9" w:rsidRDefault="00CD5CA9">
            <w:pPr>
              <w:spacing w:after="0" w:line="240" w:lineRule="auto"/>
              <w:rPr>
                <w:color w:val="000000"/>
                <w:sz w:val="20"/>
                <w:szCs w:val="20"/>
              </w:rPr>
            </w:pPr>
          </w:p>
        </w:tc>
        <w:tc>
          <w:tcPr>
            <w:tcW w:w="871" w:type="dxa"/>
          </w:tcPr>
          <w:p w14:paraId="000003A1" w14:textId="77777777" w:rsidR="00CD5CA9" w:rsidRDefault="00CD5CA9">
            <w:pPr>
              <w:spacing w:after="0" w:line="240" w:lineRule="auto"/>
              <w:rPr>
                <w:color w:val="000000"/>
                <w:sz w:val="20"/>
                <w:szCs w:val="20"/>
              </w:rPr>
            </w:pPr>
          </w:p>
        </w:tc>
        <w:tc>
          <w:tcPr>
            <w:tcW w:w="1526" w:type="dxa"/>
          </w:tcPr>
          <w:p w14:paraId="000003A2" w14:textId="77777777" w:rsidR="00CD5CA9" w:rsidRDefault="00CD5CA9">
            <w:pPr>
              <w:spacing w:after="0" w:line="240" w:lineRule="auto"/>
              <w:rPr>
                <w:color w:val="000000"/>
                <w:sz w:val="20"/>
                <w:szCs w:val="20"/>
              </w:rPr>
            </w:pPr>
          </w:p>
        </w:tc>
        <w:tc>
          <w:tcPr>
            <w:tcW w:w="1111" w:type="dxa"/>
          </w:tcPr>
          <w:p w14:paraId="000003A3" w14:textId="77777777" w:rsidR="00CD5CA9" w:rsidRDefault="00CD5CA9">
            <w:pPr>
              <w:spacing w:after="0" w:line="240" w:lineRule="auto"/>
              <w:rPr>
                <w:color w:val="000000"/>
                <w:sz w:val="20"/>
                <w:szCs w:val="20"/>
              </w:rPr>
            </w:pPr>
          </w:p>
        </w:tc>
        <w:tc>
          <w:tcPr>
            <w:tcW w:w="1221" w:type="dxa"/>
          </w:tcPr>
          <w:p w14:paraId="000003A4" w14:textId="77777777" w:rsidR="00CD5CA9" w:rsidRDefault="00CD5CA9">
            <w:pPr>
              <w:spacing w:after="0" w:line="240" w:lineRule="auto"/>
              <w:rPr>
                <w:color w:val="000000"/>
                <w:sz w:val="20"/>
                <w:szCs w:val="20"/>
              </w:rPr>
            </w:pPr>
          </w:p>
        </w:tc>
      </w:tr>
      <w:tr w:rsidR="00CD5CA9" w14:paraId="6CA119D6" w14:textId="77777777">
        <w:tc>
          <w:tcPr>
            <w:tcW w:w="370" w:type="dxa"/>
            <w:vAlign w:val="center"/>
          </w:tcPr>
          <w:p w14:paraId="000003A5" w14:textId="77777777" w:rsidR="00CD5CA9" w:rsidRDefault="00CD5CA9">
            <w:pPr>
              <w:numPr>
                <w:ilvl w:val="4"/>
                <w:numId w:val="8"/>
              </w:numPr>
              <w:pBdr>
                <w:top w:val="nil"/>
                <w:left w:val="nil"/>
                <w:bottom w:val="nil"/>
                <w:right w:val="nil"/>
                <w:between w:val="nil"/>
              </w:pBdr>
              <w:spacing w:after="0" w:line="240" w:lineRule="auto"/>
              <w:ind w:left="0" w:firstLine="0"/>
              <w:rPr>
                <w:color w:val="000000"/>
                <w:sz w:val="20"/>
                <w:szCs w:val="20"/>
              </w:rPr>
            </w:pPr>
          </w:p>
        </w:tc>
        <w:tc>
          <w:tcPr>
            <w:tcW w:w="3046" w:type="dxa"/>
          </w:tcPr>
          <w:p w14:paraId="000003A6" w14:textId="77777777" w:rsidR="00CD5CA9" w:rsidRDefault="00000000">
            <w:pPr>
              <w:spacing w:after="0" w:line="240" w:lineRule="auto"/>
              <w:rPr>
                <w:color w:val="000000"/>
                <w:sz w:val="20"/>
                <w:szCs w:val="20"/>
              </w:rPr>
            </w:pPr>
            <w:r>
              <w:rPr>
                <w:color w:val="000000"/>
                <w:sz w:val="20"/>
                <w:szCs w:val="20"/>
              </w:rPr>
              <w:t xml:space="preserve">Community leaders/ Mokhtar </w:t>
            </w:r>
          </w:p>
        </w:tc>
        <w:tc>
          <w:tcPr>
            <w:tcW w:w="871" w:type="dxa"/>
          </w:tcPr>
          <w:p w14:paraId="000003A7" w14:textId="77777777" w:rsidR="00CD5CA9" w:rsidRDefault="00CD5CA9">
            <w:pPr>
              <w:spacing w:after="0" w:line="240" w:lineRule="auto"/>
              <w:rPr>
                <w:color w:val="000000"/>
                <w:sz w:val="20"/>
                <w:szCs w:val="20"/>
              </w:rPr>
            </w:pPr>
          </w:p>
        </w:tc>
        <w:tc>
          <w:tcPr>
            <w:tcW w:w="871" w:type="dxa"/>
          </w:tcPr>
          <w:p w14:paraId="000003A8" w14:textId="77777777" w:rsidR="00CD5CA9" w:rsidRDefault="00CD5CA9">
            <w:pPr>
              <w:spacing w:after="0" w:line="240" w:lineRule="auto"/>
              <w:rPr>
                <w:color w:val="000000"/>
                <w:sz w:val="20"/>
                <w:szCs w:val="20"/>
              </w:rPr>
            </w:pPr>
          </w:p>
        </w:tc>
        <w:tc>
          <w:tcPr>
            <w:tcW w:w="1526" w:type="dxa"/>
          </w:tcPr>
          <w:p w14:paraId="000003A9" w14:textId="77777777" w:rsidR="00CD5CA9" w:rsidRDefault="00CD5CA9">
            <w:pPr>
              <w:spacing w:after="0" w:line="240" w:lineRule="auto"/>
              <w:rPr>
                <w:color w:val="000000"/>
                <w:sz w:val="20"/>
                <w:szCs w:val="20"/>
              </w:rPr>
            </w:pPr>
          </w:p>
        </w:tc>
        <w:tc>
          <w:tcPr>
            <w:tcW w:w="1111" w:type="dxa"/>
          </w:tcPr>
          <w:p w14:paraId="000003AA" w14:textId="77777777" w:rsidR="00CD5CA9" w:rsidRDefault="00CD5CA9">
            <w:pPr>
              <w:spacing w:after="0" w:line="240" w:lineRule="auto"/>
              <w:rPr>
                <w:color w:val="000000"/>
                <w:sz w:val="20"/>
                <w:szCs w:val="20"/>
              </w:rPr>
            </w:pPr>
          </w:p>
        </w:tc>
        <w:tc>
          <w:tcPr>
            <w:tcW w:w="1221" w:type="dxa"/>
          </w:tcPr>
          <w:p w14:paraId="000003AB" w14:textId="77777777" w:rsidR="00CD5CA9" w:rsidRDefault="00CD5CA9">
            <w:pPr>
              <w:spacing w:after="0" w:line="240" w:lineRule="auto"/>
              <w:rPr>
                <w:color w:val="000000"/>
                <w:sz w:val="20"/>
                <w:szCs w:val="20"/>
              </w:rPr>
            </w:pPr>
          </w:p>
        </w:tc>
      </w:tr>
      <w:tr w:rsidR="00CD5CA9" w14:paraId="7B690AFE" w14:textId="77777777">
        <w:tc>
          <w:tcPr>
            <w:tcW w:w="370" w:type="dxa"/>
            <w:vAlign w:val="center"/>
          </w:tcPr>
          <w:p w14:paraId="000003AC" w14:textId="77777777" w:rsidR="00CD5CA9" w:rsidRDefault="00CD5CA9">
            <w:pPr>
              <w:numPr>
                <w:ilvl w:val="4"/>
                <w:numId w:val="8"/>
              </w:numPr>
              <w:pBdr>
                <w:top w:val="nil"/>
                <w:left w:val="nil"/>
                <w:bottom w:val="nil"/>
                <w:right w:val="nil"/>
                <w:between w:val="nil"/>
              </w:pBdr>
              <w:spacing w:after="0" w:line="240" w:lineRule="auto"/>
              <w:ind w:left="0" w:firstLine="0"/>
              <w:rPr>
                <w:color w:val="000000"/>
                <w:sz w:val="20"/>
                <w:szCs w:val="20"/>
              </w:rPr>
            </w:pPr>
          </w:p>
        </w:tc>
        <w:tc>
          <w:tcPr>
            <w:tcW w:w="3046" w:type="dxa"/>
          </w:tcPr>
          <w:p w14:paraId="000003AD" w14:textId="77777777" w:rsidR="00CD5CA9" w:rsidRDefault="00000000">
            <w:pPr>
              <w:spacing w:after="0" w:line="240" w:lineRule="auto"/>
              <w:rPr>
                <w:color w:val="000000"/>
                <w:sz w:val="20"/>
                <w:szCs w:val="20"/>
              </w:rPr>
            </w:pPr>
            <w:r>
              <w:rPr>
                <w:color w:val="000000"/>
                <w:sz w:val="20"/>
                <w:szCs w:val="20"/>
              </w:rPr>
              <w:t>Friends and family</w:t>
            </w:r>
          </w:p>
        </w:tc>
        <w:tc>
          <w:tcPr>
            <w:tcW w:w="871" w:type="dxa"/>
          </w:tcPr>
          <w:p w14:paraId="000003AE" w14:textId="77777777" w:rsidR="00CD5CA9" w:rsidRDefault="00CD5CA9">
            <w:pPr>
              <w:spacing w:after="0" w:line="240" w:lineRule="auto"/>
              <w:rPr>
                <w:color w:val="000000"/>
                <w:sz w:val="20"/>
                <w:szCs w:val="20"/>
              </w:rPr>
            </w:pPr>
          </w:p>
        </w:tc>
        <w:tc>
          <w:tcPr>
            <w:tcW w:w="871" w:type="dxa"/>
          </w:tcPr>
          <w:p w14:paraId="000003AF" w14:textId="77777777" w:rsidR="00CD5CA9" w:rsidRDefault="00CD5CA9">
            <w:pPr>
              <w:spacing w:after="0" w:line="240" w:lineRule="auto"/>
              <w:rPr>
                <w:color w:val="000000"/>
                <w:sz w:val="20"/>
                <w:szCs w:val="20"/>
              </w:rPr>
            </w:pPr>
          </w:p>
        </w:tc>
        <w:tc>
          <w:tcPr>
            <w:tcW w:w="1526" w:type="dxa"/>
          </w:tcPr>
          <w:p w14:paraId="000003B0" w14:textId="77777777" w:rsidR="00CD5CA9" w:rsidRDefault="00CD5CA9">
            <w:pPr>
              <w:spacing w:after="0" w:line="240" w:lineRule="auto"/>
              <w:rPr>
                <w:color w:val="000000"/>
                <w:sz w:val="20"/>
                <w:szCs w:val="20"/>
              </w:rPr>
            </w:pPr>
          </w:p>
        </w:tc>
        <w:tc>
          <w:tcPr>
            <w:tcW w:w="1111" w:type="dxa"/>
          </w:tcPr>
          <w:p w14:paraId="000003B1" w14:textId="77777777" w:rsidR="00CD5CA9" w:rsidRDefault="00CD5CA9">
            <w:pPr>
              <w:spacing w:after="0" w:line="240" w:lineRule="auto"/>
              <w:rPr>
                <w:color w:val="000000"/>
                <w:sz w:val="20"/>
                <w:szCs w:val="20"/>
              </w:rPr>
            </w:pPr>
          </w:p>
        </w:tc>
        <w:tc>
          <w:tcPr>
            <w:tcW w:w="1221" w:type="dxa"/>
          </w:tcPr>
          <w:p w14:paraId="000003B2" w14:textId="77777777" w:rsidR="00CD5CA9" w:rsidRDefault="00CD5CA9">
            <w:pPr>
              <w:spacing w:after="0" w:line="240" w:lineRule="auto"/>
              <w:rPr>
                <w:color w:val="000000"/>
                <w:sz w:val="20"/>
                <w:szCs w:val="20"/>
              </w:rPr>
            </w:pPr>
          </w:p>
        </w:tc>
      </w:tr>
      <w:tr w:rsidR="00CD5CA9" w14:paraId="07D7B3FA" w14:textId="77777777">
        <w:tc>
          <w:tcPr>
            <w:tcW w:w="370" w:type="dxa"/>
            <w:vAlign w:val="center"/>
          </w:tcPr>
          <w:p w14:paraId="000003B3" w14:textId="77777777" w:rsidR="00CD5CA9" w:rsidRDefault="00CD5CA9">
            <w:pPr>
              <w:numPr>
                <w:ilvl w:val="4"/>
                <w:numId w:val="8"/>
              </w:numPr>
              <w:pBdr>
                <w:top w:val="nil"/>
                <w:left w:val="nil"/>
                <w:bottom w:val="nil"/>
                <w:right w:val="nil"/>
                <w:between w:val="nil"/>
              </w:pBdr>
              <w:spacing w:after="0" w:line="240" w:lineRule="auto"/>
              <w:ind w:left="0" w:firstLine="0"/>
              <w:rPr>
                <w:color w:val="000000"/>
                <w:sz w:val="20"/>
                <w:szCs w:val="20"/>
              </w:rPr>
            </w:pPr>
          </w:p>
        </w:tc>
        <w:tc>
          <w:tcPr>
            <w:tcW w:w="3046" w:type="dxa"/>
          </w:tcPr>
          <w:p w14:paraId="000003B4" w14:textId="77777777" w:rsidR="00CD5CA9" w:rsidRDefault="00000000">
            <w:pPr>
              <w:spacing w:after="0" w:line="240" w:lineRule="auto"/>
              <w:rPr>
                <w:color w:val="000000"/>
                <w:sz w:val="20"/>
                <w:szCs w:val="20"/>
              </w:rPr>
            </w:pPr>
            <w:r>
              <w:rPr>
                <w:color w:val="000000"/>
                <w:sz w:val="20"/>
                <w:szCs w:val="20"/>
              </w:rPr>
              <w:t>Colleagues/work</w:t>
            </w:r>
          </w:p>
        </w:tc>
        <w:tc>
          <w:tcPr>
            <w:tcW w:w="871" w:type="dxa"/>
          </w:tcPr>
          <w:p w14:paraId="000003B5" w14:textId="77777777" w:rsidR="00CD5CA9" w:rsidRDefault="00CD5CA9">
            <w:pPr>
              <w:spacing w:after="0" w:line="240" w:lineRule="auto"/>
              <w:rPr>
                <w:color w:val="000000"/>
                <w:sz w:val="20"/>
                <w:szCs w:val="20"/>
              </w:rPr>
            </w:pPr>
          </w:p>
        </w:tc>
        <w:tc>
          <w:tcPr>
            <w:tcW w:w="871" w:type="dxa"/>
          </w:tcPr>
          <w:p w14:paraId="000003B6" w14:textId="77777777" w:rsidR="00CD5CA9" w:rsidRDefault="00CD5CA9">
            <w:pPr>
              <w:spacing w:after="0" w:line="240" w:lineRule="auto"/>
              <w:rPr>
                <w:color w:val="000000"/>
                <w:sz w:val="20"/>
                <w:szCs w:val="20"/>
              </w:rPr>
            </w:pPr>
          </w:p>
        </w:tc>
        <w:tc>
          <w:tcPr>
            <w:tcW w:w="1526" w:type="dxa"/>
          </w:tcPr>
          <w:p w14:paraId="000003B7" w14:textId="77777777" w:rsidR="00CD5CA9" w:rsidRDefault="00CD5CA9">
            <w:pPr>
              <w:spacing w:after="0" w:line="240" w:lineRule="auto"/>
              <w:rPr>
                <w:color w:val="000000"/>
                <w:sz w:val="20"/>
                <w:szCs w:val="20"/>
              </w:rPr>
            </w:pPr>
          </w:p>
        </w:tc>
        <w:tc>
          <w:tcPr>
            <w:tcW w:w="1111" w:type="dxa"/>
          </w:tcPr>
          <w:p w14:paraId="000003B8" w14:textId="77777777" w:rsidR="00CD5CA9" w:rsidRDefault="00CD5CA9">
            <w:pPr>
              <w:spacing w:after="0" w:line="240" w:lineRule="auto"/>
              <w:rPr>
                <w:color w:val="000000"/>
                <w:sz w:val="20"/>
                <w:szCs w:val="20"/>
              </w:rPr>
            </w:pPr>
          </w:p>
        </w:tc>
        <w:tc>
          <w:tcPr>
            <w:tcW w:w="1221" w:type="dxa"/>
          </w:tcPr>
          <w:p w14:paraId="000003B9" w14:textId="77777777" w:rsidR="00CD5CA9" w:rsidRDefault="00CD5CA9">
            <w:pPr>
              <w:spacing w:after="0" w:line="240" w:lineRule="auto"/>
              <w:rPr>
                <w:color w:val="000000"/>
                <w:sz w:val="20"/>
                <w:szCs w:val="20"/>
              </w:rPr>
            </w:pPr>
          </w:p>
        </w:tc>
      </w:tr>
    </w:tbl>
    <w:p w14:paraId="000003BA" w14:textId="77777777" w:rsidR="00CD5CA9" w:rsidRDefault="00000000">
      <w:pPr>
        <w:numPr>
          <w:ilvl w:val="0"/>
          <w:numId w:val="20"/>
        </w:numPr>
        <w:pBdr>
          <w:top w:val="nil"/>
          <w:left w:val="nil"/>
          <w:bottom w:val="nil"/>
          <w:right w:val="nil"/>
          <w:between w:val="nil"/>
        </w:pBdr>
        <w:spacing w:before="240" w:after="0" w:line="240" w:lineRule="auto"/>
      </w:pPr>
      <w:r>
        <w:rPr>
          <w:color w:val="000000"/>
        </w:rPr>
        <w:lastRenderedPageBreak/>
        <w:t>In the past year, have you seen any message or information from USAID from any of these media sources?  (check relevant yes/no box for all that apply)</w:t>
      </w:r>
    </w:p>
    <w:p w14:paraId="000003BB" w14:textId="77777777" w:rsidR="00CD5CA9" w:rsidRDefault="00000000">
      <w:pPr>
        <w:pBdr>
          <w:top w:val="nil"/>
          <w:left w:val="nil"/>
          <w:bottom w:val="nil"/>
          <w:right w:val="nil"/>
          <w:between w:val="nil"/>
        </w:pBdr>
        <w:spacing w:after="0" w:line="240" w:lineRule="auto"/>
        <w:ind w:left="360" w:hanging="360"/>
        <w:rPr>
          <w:rFonts w:ascii="Gill Sans" w:hAnsi="Gill Sans" w:cs="Gill Sans"/>
          <w:i/>
          <w:color w:val="C00000"/>
        </w:rPr>
      </w:pPr>
      <w:r>
        <w:rPr>
          <w:rFonts w:ascii="Gill Sans" w:hAnsi="Gill Sans" w:cs="Gill Sans"/>
          <w:i/>
          <w:color w:val="C00000"/>
        </w:rPr>
        <w:t>94. Asked to stop the interview.</w:t>
      </w:r>
    </w:p>
    <w:p w14:paraId="000003BC" w14:textId="77777777" w:rsidR="00CD5CA9" w:rsidRDefault="00000000">
      <w:pPr>
        <w:pBdr>
          <w:top w:val="nil"/>
          <w:left w:val="nil"/>
          <w:bottom w:val="nil"/>
          <w:right w:val="nil"/>
          <w:between w:val="nil"/>
        </w:pBdr>
        <w:spacing w:after="0" w:line="240" w:lineRule="auto"/>
        <w:ind w:left="360" w:hanging="360"/>
        <w:rPr>
          <w:rFonts w:ascii="Gill Sans" w:hAnsi="Gill Sans" w:cs="Gill Sans"/>
          <w:i/>
          <w:color w:val="C00000"/>
        </w:rPr>
      </w:pPr>
      <w:r>
        <w:rPr>
          <w:rFonts w:ascii="Gill Sans" w:hAnsi="Gill Sans" w:cs="Gill Sans"/>
          <w:i/>
          <w:color w:val="C00000"/>
        </w:rPr>
        <w:t>93. Not asked due to interview stoppage</w:t>
      </w:r>
    </w:p>
    <w:p w14:paraId="000003BD" w14:textId="77777777" w:rsidR="00CD5CA9" w:rsidRDefault="00CD5CA9">
      <w:pPr>
        <w:pBdr>
          <w:top w:val="nil"/>
          <w:left w:val="nil"/>
          <w:bottom w:val="nil"/>
          <w:right w:val="nil"/>
          <w:between w:val="nil"/>
        </w:pBdr>
        <w:spacing w:after="0" w:line="240" w:lineRule="auto"/>
        <w:ind w:left="1260" w:hanging="360"/>
        <w:rPr>
          <w:color w:val="000000"/>
        </w:rPr>
      </w:pPr>
    </w:p>
    <w:tbl>
      <w:tblPr>
        <w:tblStyle w:val="af"/>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3"/>
        <w:gridCol w:w="3927"/>
        <w:gridCol w:w="1502"/>
        <w:gridCol w:w="1475"/>
        <w:gridCol w:w="1619"/>
      </w:tblGrid>
      <w:tr w:rsidR="00CD5CA9" w14:paraId="7920417A" w14:textId="77777777">
        <w:tc>
          <w:tcPr>
            <w:tcW w:w="493" w:type="dxa"/>
            <w:shd w:val="clear" w:color="auto" w:fill="002060"/>
            <w:vAlign w:val="center"/>
          </w:tcPr>
          <w:p w14:paraId="000003BE" w14:textId="77777777" w:rsidR="00CD5CA9" w:rsidRDefault="00CD5CA9">
            <w:pPr>
              <w:spacing w:after="0" w:line="240" w:lineRule="auto"/>
              <w:jc w:val="center"/>
              <w:rPr>
                <w:b/>
                <w:color w:val="FFFFFF"/>
              </w:rPr>
            </w:pPr>
          </w:p>
        </w:tc>
        <w:tc>
          <w:tcPr>
            <w:tcW w:w="3927" w:type="dxa"/>
            <w:shd w:val="clear" w:color="auto" w:fill="002060"/>
            <w:vAlign w:val="center"/>
          </w:tcPr>
          <w:p w14:paraId="000003BF" w14:textId="77777777" w:rsidR="00CD5CA9" w:rsidRDefault="00000000">
            <w:pPr>
              <w:spacing w:before="60" w:after="60" w:line="240" w:lineRule="auto"/>
              <w:rPr>
                <w:b/>
                <w:color w:val="FFFFFF"/>
              </w:rPr>
            </w:pPr>
            <w:r>
              <w:rPr>
                <w:b/>
                <w:color w:val="FFFFFF"/>
              </w:rPr>
              <w:t>Media Source</w:t>
            </w:r>
          </w:p>
        </w:tc>
        <w:tc>
          <w:tcPr>
            <w:tcW w:w="1502" w:type="dxa"/>
            <w:shd w:val="clear" w:color="auto" w:fill="002060"/>
          </w:tcPr>
          <w:p w14:paraId="000003C0" w14:textId="77777777" w:rsidR="00CD5CA9" w:rsidRDefault="00000000">
            <w:pPr>
              <w:spacing w:before="60" w:after="60" w:line="240" w:lineRule="auto"/>
              <w:jc w:val="center"/>
              <w:rPr>
                <w:b/>
                <w:color w:val="FFFFFF"/>
              </w:rPr>
            </w:pPr>
            <w:r>
              <w:rPr>
                <w:b/>
                <w:color w:val="FFFFFF"/>
              </w:rPr>
              <w:t>Yes</w:t>
            </w:r>
          </w:p>
        </w:tc>
        <w:tc>
          <w:tcPr>
            <w:tcW w:w="1475" w:type="dxa"/>
            <w:shd w:val="clear" w:color="auto" w:fill="002060"/>
          </w:tcPr>
          <w:p w14:paraId="000003C1" w14:textId="77777777" w:rsidR="00CD5CA9" w:rsidRDefault="00000000">
            <w:pPr>
              <w:spacing w:before="60" w:after="60" w:line="240" w:lineRule="auto"/>
              <w:jc w:val="center"/>
              <w:rPr>
                <w:b/>
                <w:color w:val="FFFFFF"/>
              </w:rPr>
            </w:pPr>
            <w:r>
              <w:rPr>
                <w:b/>
                <w:color w:val="FFFFFF"/>
              </w:rPr>
              <w:t>No</w:t>
            </w:r>
          </w:p>
        </w:tc>
        <w:tc>
          <w:tcPr>
            <w:tcW w:w="1619" w:type="dxa"/>
            <w:shd w:val="clear" w:color="auto" w:fill="002060"/>
          </w:tcPr>
          <w:p w14:paraId="000003C2" w14:textId="77777777" w:rsidR="00CD5CA9" w:rsidRDefault="00000000">
            <w:pPr>
              <w:spacing w:before="60" w:after="60" w:line="240" w:lineRule="auto"/>
              <w:jc w:val="center"/>
              <w:rPr>
                <w:b/>
                <w:color w:val="FFFFFF"/>
              </w:rPr>
            </w:pPr>
            <w:r>
              <w:rPr>
                <w:b/>
                <w:color w:val="FFFFFF"/>
              </w:rPr>
              <w:t>Refused</w:t>
            </w:r>
          </w:p>
        </w:tc>
      </w:tr>
      <w:tr w:rsidR="00CD5CA9" w14:paraId="657CE658" w14:textId="77777777">
        <w:tc>
          <w:tcPr>
            <w:tcW w:w="493" w:type="dxa"/>
            <w:vAlign w:val="center"/>
          </w:tcPr>
          <w:p w14:paraId="000003C3" w14:textId="77777777" w:rsidR="00CD5CA9" w:rsidRDefault="00CD5CA9">
            <w:pPr>
              <w:numPr>
                <w:ilvl w:val="4"/>
                <w:numId w:val="18"/>
              </w:numPr>
              <w:pBdr>
                <w:top w:val="nil"/>
                <w:left w:val="nil"/>
                <w:bottom w:val="nil"/>
                <w:right w:val="nil"/>
                <w:between w:val="nil"/>
              </w:pBdr>
              <w:spacing w:after="0" w:line="240" w:lineRule="auto"/>
              <w:ind w:left="360"/>
              <w:rPr>
                <w:color w:val="000000"/>
                <w:sz w:val="20"/>
                <w:szCs w:val="20"/>
              </w:rPr>
            </w:pPr>
          </w:p>
        </w:tc>
        <w:tc>
          <w:tcPr>
            <w:tcW w:w="3927" w:type="dxa"/>
          </w:tcPr>
          <w:p w14:paraId="000003C4" w14:textId="77777777" w:rsidR="00CD5CA9" w:rsidRDefault="00000000">
            <w:pPr>
              <w:spacing w:after="0" w:line="240" w:lineRule="auto"/>
              <w:rPr>
                <w:color w:val="000000"/>
                <w:sz w:val="20"/>
                <w:szCs w:val="20"/>
              </w:rPr>
            </w:pPr>
            <w:r>
              <w:rPr>
                <w:color w:val="000000"/>
                <w:sz w:val="20"/>
                <w:szCs w:val="20"/>
              </w:rPr>
              <w:t>Radio</w:t>
            </w:r>
          </w:p>
        </w:tc>
        <w:tc>
          <w:tcPr>
            <w:tcW w:w="1502" w:type="dxa"/>
          </w:tcPr>
          <w:p w14:paraId="000003C5" w14:textId="77777777" w:rsidR="00CD5CA9" w:rsidRDefault="00CD5CA9">
            <w:pPr>
              <w:spacing w:after="0" w:line="240" w:lineRule="auto"/>
              <w:rPr>
                <w:color w:val="000000"/>
                <w:sz w:val="20"/>
                <w:szCs w:val="20"/>
              </w:rPr>
            </w:pPr>
          </w:p>
        </w:tc>
        <w:tc>
          <w:tcPr>
            <w:tcW w:w="1475" w:type="dxa"/>
          </w:tcPr>
          <w:p w14:paraId="000003C6" w14:textId="77777777" w:rsidR="00CD5CA9" w:rsidRDefault="00CD5CA9">
            <w:pPr>
              <w:spacing w:after="0" w:line="240" w:lineRule="auto"/>
              <w:rPr>
                <w:color w:val="000000"/>
                <w:sz w:val="20"/>
                <w:szCs w:val="20"/>
              </w:rPr>
            </w:pPr>
          </w:p>
        </w:tc>
        <w:tc>
          <w:tcPr>
            <w:tcW w:w="1619" w:type="dxa"/>
          </w:tcPr>
          <w:p w14:paraId="000003C7" w14:textId="77777777" w:rsidR="00CD5CA9" w:rsidRDefault="00CD5CA9">
            <w:pPr>
              <w:spacing w:after="0" w:line="240" w:lineRule="auto"/>
              <w:rPr>
                <w:color w:val="000000"/>
                <w:sz w:val="20"/>
                <w:szCs w:val="20"/>
              </w:rPr>
            </w:pPr>
          </w:p>
        </w:tc>
      </w:tr>
      <w:tr w:rsidR="00CD5CA9" w14:paraId="039DB615" w14:textId="77777777">
        <w:tc>
          <w:tcPr>
            <w:tcW w:w="493" w:type="dxa"/>
            <w:vAlign w:val="center"/>
          </w:tcPr>
          <w:p w14:paraId="000003C8" w14:textId="77777777" w:rsidR="00CD5CA9" w:rsidRDefault="00CD5CA9">
            <w:pPr>
              <w:numPr>
                <w:ilvl w:val="4"/>
                <w:numId w:val="18"/>
              </w:numPr>
              <w:pBdr>
                <w:top w:val="nil"/>
                <w:left w:val="nil"/>
                <w:bottom w:val="nil"/>
                <w:right w:val="nil"/>
                <w:between w:val="nil"/>
              </w:pBdr>
              <w:spacing w:after="0" w:line="240" w:lineRule="auto"/>
              <w:ind w:left="360"/>
              <w:rPr>
                <w:color w:val="000000"/>
                <w:sz w:val="20"/>
                <w:szCs w:val="20"/>
              </w:rPr>
            </w:pPr>
          </w:p>
        </w:tc>
        <w:tc>
          <w:tcPr>
            <w:tcW w:w="3927" w:type="dxa"/>
          </w:tcPr>
          <w:p w14:paraId="000003C9" w14:textId="77777777" w:rsidR="00CD5CA9" w:rsidRDefault="00000000">
            <w:pPr>
              <w:spacing w:after="0" w:line="240" w:lineRule="auto"/>
              <w:rPr>
                <w:color w:val="000000"/>
                <w:sz w:val="20"/>
                <w:szCs w:val="20"/>
              </w:rPr>
            </w:pPr>
            <w:r>
              <w:rPr>
                <w:color w:val="000000"/>
                <w:sz w:val="20"/>
                <w:szCs w:val="20"/>
              </w:rPr>
              <w:t>Television</w:t>
            </w:r>
          </w:p>
        </w:tc>
        <w:tc>
          <w:tcPr>
            <w:tcW w:w="1502" w:type="dxa"/>
          </w:tcPr>
          <w:p w14:paraId="000003CA" w14:textId="77777777" w:rsidR="00CD5CA9" w:rsidRDefault="00CD5CA9">
            <w:pPr>
              <w:spacing w:after="0" w:line="240" w:lineRule="auto"/>
              <w:rPr>
                <w:color w:val="000000"/>
                <w:sz w:val="20"/>
                <w:szCs w:val="20"/>
              </w:rPr>
            </w:pPr>
          </w:p>
        </w:tc>
        <w:tc>
          <w:tcPr>
            <w:tcW w:w="1475" w:type="dxa"/>
          </w:tcPr>
          <w:p w14:paraId="000003CB" w14:textId="77777777" w:rsidR="00CD5CA9" w:rsidRDefault="00CD5CA9">
            <w:pPr>
              <w:spacing w:after="0" w:line="240" w:lineRule="auto"/>
              <w:rPr>
                <w:color w:val="000000"/>
                <w:sz w:val="20"/>
                <w:szCs w:val="20"/>
              </w:rPr>
            </w:pPr>
          </w:p>
        </w:tc>
        <w:tc>
          <w:tcPr>
            <w:tcW w:w="1619" w:type="dxa"/>
          </w:tcPr>
          <w:p w14:paraId="000003CC" w14:textId="77777777" w:rsidR="00CD5CA9" w:rsidRDefault="00CD5CA9">
            <w:pPr>
              <w:spacing w:after="0" w:line="240" w:lineRule="auto"/>
              <w:rPr>
                <w:color w:val="000000"/>
                <w:sz w:val="20"/>
                <w:szCs w:val="20"/>
              </w:rPr>
            </w:pPr>
          </w:p>
        </w:tc>
      </w:tr>
      <w:tr w:rsidR="00CD5CA9" w14:paraId="545EFD9F" w14:textId="77777777">
        <w:tc>
          <w:tcPr>
            <w:tcW w:w="493" w:type="dxa"/>
            <w:vAlign w:val="center"/>
          </w:tcPr>
          <w:p w14:paraId="000003CD" w14:textId="77777777" w:rsidR="00CD5CA9" w:rsidRDefault="00CD5CA9">
            <w:pPr>
              <w:numPr>
                <w:ilvl w:val="4"/>
                <w:numId w:val="18"/>
              </w:numPr>
              <w:pBdr>
                <w:top w:val="nil"/>
                <w:left w:val="nil"/>
                <w:bottom w:val="nil"/>
                <w:right w:val="nil"/>
                <w:between w:val="nil"/>
              </w:pBdr>
              <w:spacing w:after="0" w:line="240" w:lineRule="auto"/>
              <w:ind w:left="360"/>
              <w:rPr>
                <w:color w:val="000000"/>
                <w:sz w:val="20"/>
                <w:szCs w:val="20"/>
              </w:rPr>
            </w:pPr>
          </w:p>
        </w:tc>
        <w:tc>
          <w:tcPr>
            <w:tcW w:w="3927" w:type="dxa"/>
          </w:tcPr>
          <w:p w14:paraId="000003CE" w14:textId="77777777" w:rsidR="00CD5CA9" w:rsidRDefault="00000000">
            <w:pPr>
              <w:spacing w:after="0" w:line="240" w:lineRule="auto"/>
              <w:rPr>
                <w:color w:val="000000"/>
                <w:sz w:val="20"/>
                <w:szCs w:val="20"/>
              </w:rPr>
            </w:pPr>
            <w:r>
              <w:rPr>
                <w:color w:val="000000"/>
                <w:sz w:val="20"/>
                <w:szCs w:val="20"/>
              </w:rPr>
              <w:t>Social media</w:t>
            </w:r>
          </w:p>
        </w:tc>
        <w:tc>
          <w:tcPr>
            <w:tcW w:w="1502" w:type="dxa"/>
          </w:tcPr>
          <w:p w14:paraId="000003CF" w14:textId="77777777" w:rsidR="00CD5CA9" w:rsidRDefault="00CD5CA9">
            <w:pPr>
              <w:spacing w:after="0" w:line="240" w:lineRule="auto"/>
              <w:rPr>
                <w:color w:val="000000"/>
                <w:sz w:val="20"/>
                <w:szCs w:val="20"/>
              </w:rPr>
            </w:pPr>
          </w:p>
        </w:tc>
        <w:tc>
          <w:tcPr>
            <w:tcW w:w="1475" w:type="dxa"/>
          </w:tcPr>
          <w:p w14:paraId="000003D0" w14:textId="77777777" w:rsidR="00CD5CA9" w:rsidRDefault="00CD5CA9">
            <w:pPr>
              <w:spacing w:after="0" w:line="240" w:lineRule="auto"/>
              <w:rPr>
                <w:color w:val="000000"/>
                <w:sz w:val="20"/>
                <w:szCs w:val="20"/>
              </w:rPr>
            </w:pPr>
          </w:p>
        </w:tc>
        <w:tc>
          <w:tcPr>
            <w:tcW w:w="1619" w:type="dxa"/>
          </w:tcPr>
          <w:p w14:paraId="000003D1" w14:textId="77777777" w:rsidR="00CD5CA9" w:rsidRDefault="00CD5CA9">
            <w:pPr>
              <w:spacing w:after="0" w:line="240" w:lineRule="auto"/>
              <w:rPr>
                <w:color w:val="000000"/>
                <w:sz w:val="20"/>
                <w:szCs w:val="20"/>
              </w:rPr>
            </w:pPr>
          </w:p>
        </w:tc>
      </w:tr>
      <w:tr w:rsidR="00CD5CA9" w14:paraId="5B34AD3A" w14:textId="77777777">
        <w:tc>
          <w:tcPr>
            <w:tcW w:w="493" w:type="dxa"/>
            <w:vAlign w:val="center"/>
          </w:tcPr>
          <w:p w14:paraId="000003D2" w14:textId="77777777" w:rsidR="00CD5CA9" w:rsidRDefault="00CD5CA9">
            <w:pPr>
              <w:numPr>
                <w:ilvl w:val="4"/>
                <w:numId w:val="18"/>
              </w:numPr>
              <w:pBdr>
                <w:top w:val="nil"/>
                <w:left w:val="nil"/>
                <w:bottom w:val="nil"/>
                <w:right w:val="nil"/>
                <w:between w:val="nil"/>
              </w:pBdr>
              <w:spacing w:after="0" w:line="240" w:lineRule="auto"/>
              <w:ind w:left="360"/>
              <w:rPr>
                <w:color w:val="000000"/>
                <w:sz w:val="20"/>
                <w:szCs w:val="20"/>
              </w:rPr>
            </w:pPr>
          </w:p>
        </w:tc>
        <w:tc>
          <w:tcPr>
            <w:tcW w:w="3927" w:type="dxa"/>
          </w:tcPr>
          <w:p w14:paraId="000003D3" w14:textId="77777777" w:rsidR="00CD5CA9" w:rsidRDefault="00000000">
            <w:pPr>
              <w:spacing w:after="0" w:line="240" w:lineRule="auto"/>
              <w:rPr>
                <w:color w:val="000000"/>
                <w:sz w:val="20"/>
                <w:szCs w:val="20"/>
              </w:rPr>
            </w:pPr>
            <w:r>
              <w:rPr>
                <w:color w:val="000000"/>
                <w:sz w:val="20"/>
                <w:szCs w:val="20"/>
              </w:rPr>
              <w:t>Newspapers and magazines (print)</w:t>
            </w:r>
          </w:p>
        </w:tc>
        <w:tc>
          <w:tcPr>
            <w:tcW w:w="1502" w:type="dxa"/>
          </w:tcPr>
          <w:p w14:paraId="000003D4" w14:textId="77777777" w:rsidR="00CD5CA9" w:rsidRDefault="00CD5CA9">
            <w:pPr>
              <w:spacing w:after="0" w:line="240" w:lineRule="auto"/>
              <w:rPr>
                <w:color w:val="000000"/>
                <w:sz w:val="20"/>
                <w:szCs w:val="20"/>
              </w:rPr>
            </w:pPr>
          </w:p>
        </w:tc>
        <w:tc>
          <w:tcPr>
            <w:tcW w:w="1475" w:type="dxa"/>
          </w:tcPr>
          <w:p w14:paraId="000003D5" w14:textId="77777777" w:rsidR="00CD5CA9" w:rsidRDefault="00CD5CA9">
            <w:pPr>
              <w:spacing w:after="0" w:line="240" w:lineRule="auto"/>
              <w:rPr>
                <w:color w:val="000000"/>
                <w:sz w:val="20"/>
                <w:szCs w:val="20"/>
              </w:rPr>
            </w:pPr>
          </w:p>
        </w:tc>
        <w:tc>
          <w:tcPr>
            <w:tcW w:w="1619" w:type="dxa"/>
          </w:tcPr>
          <w:p w14:paraId="000003D6" w14:textId="77777777" w:rsidR="00CD5CA9" w:rsidRDefault="00CD5CA9">
            <w:pPr>
              <w:spacing w:after="0" w:line="240" w:lineRule="auto"/>
              <w:rPr>
                <w:color w:val="000000"/>
                <w:sz w:val="20"/>
                <w:szCs w:val="20"/>
              </w:rPr>
            </w:pPr>
          </w:p>
        </w:tc>
      </w:tr>
      <w:tr w:rsidR="00CD5CA9" w14:paraId="0EE67C90" w14:textId="77777777">
        <w:tc>
          <w:tcPr>
            <w:tcW w:w="493" w:type="dxa"/>
            <w:vAlign w:val="center"/>
          </w:tcPr>
          <w:p w14:paraId="000003D7" w14:textId="77777777" w:rsidR="00CD5CA9" w:rsidRDefault="00CD5CA9">
            <w:pPr>
              <w:numPr>
                <w:ilvl w:val="4"/>
                <w:numId w:val="18"/>
              </w:numPr>
              <w:pBdr>
                <w:top w:val="nil"/>
                <w:left w:val="nil"/>
                <w:bottom w:val="nil"/>
                <w:right w:val="nil"/>
                <w:between w:val="nil"/>
              </w:pBdr>
              <w:spacing w:after="0" w:line="240" w:lineRule="auto"/>
              <w:ind w:left="360"/>
              <w:rPr>
                <w:color w:val="000000"/>
                <w:sz w:val="20"/>
                <w:szCs w:val="20"/>
              </w:rPr>
            </w:pPr>
          </w:p>
        </w:tc>
        <w:tc>
          <w:tcPr>
            <w:tcW w:w="3927" w:type="dxa"/>
          </w:tcPr>
          <w:p w14:paraId="000003D8" w14:textId="77777777" w:rsidR="00CD5CA9" w:rsidRDefault="00000000">
            <w:pPr>
              <w:spacing w:after="0" w:line="240" w:lineRule="auto"/>
              <w:rPr>
                <w:color w:val="000000"/>
                <w:sz w:val="20"/>
                <w:szCs w:val="20"/>
              </w:rPr>
            </w:pPr>
            <w:r>
              <w:rPr>
                <w:color w:val="000000"/>
                <w:sz w:val="20"/>
                <w:szCs w:val="20"/>
              </w:rPr>
              <w:t>News/magazine websites (online)</w:t>
            </w:r>
          </w:p>
        </w:tc>
        <w:tc>
          <w:tcPr>
            <w:tcW w:w="1502" w:type="dxa"/>
          </w:tcPr>
          <w:p w14:paraId="000003D9" w14:textId="77777777" w:rsidR="00CD5CA9" w:rsidRDefault="00CD5CA9">
            <w:pPr>
              <w:spacing w:after="0" w:line="240" w:lineRule="auto"/>
              <w:rPr>
                <w:color w:val="000000"/>
                <w:sz w:val="20"/>
                <w:szCs w:val="20"/>
              </w:rPr>
            </w:pPr>
          </w:p>
        </w:tc>
        <w:tc>
          <w:tcPr>
            <w:tcW w:w="1475" w:type="dxa"/>
          </w:tcPr>
          <w:p w14:paraId="000003DA" w14:textId="77777777" w:rsidR="00CD5CA9" w:rsidRDefault="00CD5CA9">
            <w:pPr>
              <w:spacing w:after="0" w:line="240" w:lineRule="auto"/>
              <w:rPr>
                <w:color w:val="000000"/>
                <w:sz w:val="20"/>
                <w:szCs w:val="20"/>
              </w:rPr>
            </w:pPr>
          </w:p>
        </w:tc>
        <w:tc>
          <w:tcPr>
            <w:tcW w:w="1619" w:type="dxa"/>
          </w:tcPr>
          <w:p w14:paraId="000003DB" w14:textId="77777777" w:rsidR="00CD5CA9" w:rsidRDefault="00CD5CA9">
            <w:pPr>
              <w:spacing w:after="0" w:line="240" w:lineRule="auto"/>
              <w:rPr>
                <w:color w:val="000000"/>
                <w:sz w:val="20"/>
                <w:szCs w:val="20"/>
              </w:rPr>
            </w:pPr>
          </w:p>
        </w:tc>
      </w:tr>
      <w:tr w:rsidR="00CD5CA9" w14:paraId="3B4568C5" w14:textId="77777777">
        <w:tc>
          <w:tcPr>
            <w:tcW w:w="493" w:type="dxa"/>
            <w:vAlign w:val="center"/>
          </w:tcPr>
          <w:p w14:paraId="000003DC" w14:textId="77777777" w:rsidR="00CD5CA9" w:rsidRDefault="00CD5CA9">
            <w:pPr>
              <w:numPr>
                <w:ilvl w:val="4"/>
                <w:numId w:val="18"/>
              </w:numPr>
              <w:pBdr>
                <w:top w:val="nil"/>
                <w:left w:val="nil"/>
                <w:bottom w:val="nil"/>
                <w:right w:val="nil"/>
                <w:between w:val="nil"/>
              </w:pBdr>
              <w:spacing w:after="0" w:line="240" w:lineRule="auto"/>
              <w:ind w:left="360"/>
              <w:rPr>
                <w:color w:val="000000"/>
                <w:sz w:val="20"/>
                <w:szCs w:val="20"/>
              </w:rPr>
            </w:pPr>
          </w:p>
        </w:tc>
        <w:tc>
          <w:tcPr>
            <w:tcW w:w="3927" w:type="dxa"/>
          </w:tcPr>
          <w:p w14:paraId="000003DD" w14:textId="77777777" w:rsidR="00CD5CA9" w:rsidRDefault="00000000">
            <w:pPr>
              <w:spacing w:after="0" w:line="240" w:lineRule="auto"/>
              <w:rPr>
                <w:color w:val="000000"/>
                <w:sz w:val="20"/>
                <w:szCs w:val="20"/>
              </w:rPr>
            </w:pPr>
            <w:r>
              <w:rPr>
                <w:color w:val="000000"/>
                <w:sz w:val="20"/>
                <w:szCs w:val="20"/>
              </w:rPr>
              <w:t>Other websites (online)</w:t>
            </w:r>
          </w:p>
        </w:tc>
        <w:tc>
          <w:tcPr>
            <w:tcW w:w="1502" w:type="dxa"/>
          </w:tcPr>
          <w:p w14:paraId="000003DE" w14:textId="77777777" w:rsidR="00CD5CA9" w:rsidRDefault="00CD5CA9">
            <w:pPr>
              <w:spacing w:after="0" w:line="240" w:lineRule="auto"/>
              <w:rPr>
                <w:color w:val="000000"/>
                <w:sz w:val="20"/>
                <w:szCs w:val="20"/>
              </w:rPr>
            </w:pPr>
          </w:p>
        </w:tc>
        <w:tc>
          <w:tcPr>
            <w:tcW w:w="1475" w:type="dxa"/>
          </w:tcPr>
          <w:p w14:paraId="000003DF" w14:textId="77777777" w:rsidR="00CD5CA9" w:rsidRDefault="00CD5CA9">
            <w:pPr>
              <w:spacing w:after="0" w:line="240" w:lineRule="auto"/>
              <w:rPr>
                <w:color w:val="000000"/>
                <w:sz w:val="20"/>
                <w:szCs w:val="20"/>
              </w:rPr>
            </w:pPr>
          </w:p>
        </w:tc>
        <w:tc>
          <w:tcPr>
            <w:tcW w:w="1619" w:type="dxa"/>
          </w:tcPr>
          <w:p w14:paraId="000003E0" w14:textId="77777777" w:rsidR="00CD5CA9" w:rsidRDefault="00CD5CA9">
            <w:pPr>
              <w:spacing w:after="0" w:line="240" w:lineRule="auto"/>
              <w:rPr>
                <w:color w:val="000000"/>
                <w:sz w:val="20"/>
                <w:szCs w:val="20"/>
              </w:rPr>
            </w:pPr>
          </w:p>
        </w:tc>
      </w:tr>
      <w:tr w:rsidR="00CD5CA9" w14:paraId="70D119D7" w14:textId="77777777">
        <w:tc>
          <w:tcPr>
            <w:tcW w:w="493" w:type="dxa"/>
            <w:vAlign w:val="center"/>
          </w:tcPr>
          <w:p w14:paraId="000003E1" w14:textId="77777777" w:rsidR="00CD5CA9" w:rsidRDefault="00CD5CA9">
            <w:pPr>
              <w:numPr>
                <w:ilvl w:val="4"/>
                <w:numId w:val="18"/>
              </w:numPr>
              <w:pBdr>
                <w:top w:val="nil"/>
                <w:left w:val="nil"/>
                <w:bottom w:val="nil"/>
                <w:right w:val="nil"/>
                <w:between w:val="nil"/>
              </w:pBdr>
              <w:spacing w:after="0" w:line="240" w:lineRule="auto"/>
              <w:ind w:left="360"/>
              <w:rPr>
                <w:color w:val="000000"/>
                <w:sz w:val="20"/>
                <w:szCs w:val="20"/>
              </w:rPr>
            </w:pPr>
          </w:p>
        </w:tc>
        <w:tc>
          <w:tcPr>
            <w:tcW w:w="3927" w:type="dxa"/>
          </w:tcPr>
          <w:p w14:paraId="000003E2" w14:textId="77777777" w:rsidR="00CD5CA9" w:rsidRDefault="00000000">
            <w:pPr>
              <w:spacing w:after="0" w:line="240" w:lineRule="auto"/>
              <w:rPr>
                <w:color w:val="000000"/>
                <w:sz w:val="20"/>
                <w:szCs w:val="20"/>
              </w:rPr>
            </w:pPr>
            <w:r>
              <w:rPr>
                <w:color w:val="000000"/>
                <w:sz w:val="20"/>
                <w:szCs w:val="20"/>
              </w:rPr>
              <w:t>Pamphlets / brochures</w:t>
            </w:r>
          </w:p>
        </w:tc>
        <w:tc>
          <w:tcPr>
            <w:tcW w:w="1502" w:type="dxa"/>
          </w:tcPr>
          <w:p w14:paraId="000003E3" w14:textId="77777777" w:rsidR="00CD5CA9" w:rsidRDefault="00CD5CA9">
            <w:pPr>
              <w:spacing w:after="0" w:line="240" w:lineRule="auto"/>
              <w:rPr>
                <w:color w:val="000000"/>
                <w:sz w:val="20"/>
                <w:szCs w:val="20"/>
              </w:rPr>
            </w:pPr>
          </w:p>
        </w:tc>
        <w:tc>
          <w:tcPr>
            <w:tcW w:w="1475" w:type="dxa"/>
          </w:tcPr>
          <w:p w14:paraId="000003E4" w14:textId="77777777" w:rsidR="00CD5CA9" w:rsidRDefault="00CD5CA9">
            <w:pPr>
              <w:spacing w:after="0" w:line="240" w:lineRule="auto"/>
              <w:rPr>
                <w:color w:val="000000"/>
                <w:sz w:val="20"/>
                <w:szCs w:val="20"/>
              </w:rPr>
            </w:pPr>
          </w:p>
        </w:tc>
        <w:tc>
          <w:tcPr>
            <w:tcW w:w="1619" w:type="dxa"/>
          </w:tcPr>
          <w:p w14:paraId="000003E5" w14:textId="77777777" w:rsidR="00CD5CA9" w:rsidRDefault="00CD5CA9">
            <w:pPr>
              <w:spacing w:after="0" w:line="240" w:lineRule="auto"/>
              <w:rPr>
                <w:color w:val="000000"/>
                <w:sz w:val="20"/>
                <w:szCs w:val="20"/>
              </w:rPr>
            </w:pPr>
          </w:p>
        </w:tc>
      </w:tr>
      <w:tr w:rsidR="00CD5CA9" w14:paraId="20D949DD" w14:textId="77777777">
        <w:tc>
          <w:tcPr>
            <w:tcW w:w="493" w:type="dxa"/>
            <w:vAlign w:val="center"/>
          </w:tcPr>
          <w:p w14:paraId="000003E6" w14:textId="77777777" w:rsidR="00CD5CA9" w:rsidRDefault="00CD5CA9">
            <w:pPr>
              <w:numPr>
                <w:ilvl w:val="4"/>
                <w:numId w:val="18"/>
              </w:numPr>
              <w:pBdr>
                <w:top w:val="nil"/>
                <w:left w:val="nil"/>
                <w:bottom w:val="nil"/>
                <w:right w:val="nil"/>
                <w:between w:val="nil"/>
              </w:pBdr>
              <w:spacing w:after="0" w:line="240" w:lineRule="auto"/>
              <w:ind w:left="360"/>
              <w:rPr>
                <w:color w:val="000000"/>
                <w:sz w:val="20"/>
                <w:szCs w:val="20"/>
              </w:rPr>
            </w:pPr>
          </w:p>
        </w:tc>
        <w:tc>
          <w:tcPr>
            <w:tcW w:w="3927" w:type="dxa"/>
          </w:tcPr>
          <w:p w14:paraId="000003E7" w14:textId="77777777" w:rsidR="00CD5CA9" w:rsidRDefault="00000000">
            <w:pPr>
              <w:spacing w:after="0" w:line="240" w:lineRule="auto"/>
              <w:rPr>
                <w:color w:val="000000"/>
                <w:sz w:val="20"/>
                <w:szCs w:val="20"/>
              </w:rPr>
            </w:pPr>
            <w:r>
              <w:rPr>
                <w:color w:val="000000"/>
                <w:sz w:val="20"/>
                <w:szCs w:val="20"/>
              </w:rPr>
              <w:t>Posters / Billboards</w:t>
            </w:r>
          </w:p>
        </w:tc>
        <w:tc>
          <w:tcPr>
            <w:tcW w:w="1502" w:type="dxa"/>
          </w:tcPr>
          <w:p w14:paraId="000003E8" w14:textId="77777777" w:rsidR="00CD5CA9" w:rsidRDefault="00CD5CA9">
            <w:pPr>
              <w:spacing w:after="0" w:line="240" w:lineRule="auto"/>
              <w:rPr>
                <w:color w:val="000000"/>
                <w:sz w:val="20"/>
                <w:szCs w:val="20"/>
              </w:rPr>
            </w:pPr>
          </w:p>
        </w:tc>
        <w:tc>
          <w:tcPr>
            <w:tcW w:w="1475" w:type="dxa"/>
          </w:tcPr>
          <w:p w14:paraId="000003E9" w14:textId="77777777" w:rsidR="00CD5CA9" w:rsidRDefault="00CD5CA9">
            <w:pPr>
              <w:spacing w:after="0" w:line="240" w:lineRule="auto"/>
              <w:rPr>
                <w:color w:val="000000"/>
                <w:sz w:val="20"/>
                <w:szCs w:val="20"/>
              </w:rPr>
            </w:pPr>
          </w:p>
        </w:tc>
        <w:tc>
          <w:tcPr>
            <w:tcW w:w="1619" w:type="dxa"/>
          </w:tcPr>
          <w:p w14:paraId="000003EA" w14:textId="77777777" w:rsidR="00CD5CA9" w:rsidRDefault="00CD5CA9">
            <w:pPr>
              <w:spacing w:after="0" w:line="240" w:lineRule="auto"/>
              <w:rPr>
                <w:color w:val="000000"/>
                <w:sz w:val="20"/>
                <w:szCs w:val="20"/>
              </w:rPr>
            </w:pPr>
          </w:p>
        </w:tc>
      </w:tr>
      <w:tr w:rsidR="00CD5CA9" w14:paraId="4AF36765" w14:textId="77777777">
        <w:tc>
          <w:tcPr>
            <w:tcW w:w="493" w:type="dxa"/>
            <w:vAlign w:val="center"/>
          </w:tcPr>
          <w:p w14:paraId="000003EB" w14:textId="77777777" w:rsidR="00CD5CA9" w:rsidRDefault="00CD5CA9">
            <w:pPr>
              <w:numPr>
                <w:ilvl w:val="4"/>
                <w:numId w:val="18"/>
              </w:numPr>
              <w:pBdr>
                <w:top w:val="nil"/>
                <w:left w:val="nil"/>
                <w:bottom w:val="nil"/>
                <w:right w:val="nil"/>
                <w:between w:val="nil"/>
              </w:pBdr>
              <w:spacing w:after="0" w:line="240" w:lineRule="auto"/>
              <w:ind w:left="360"/>
              <w:rPr>
                <w:color w:val="000000"/>
                <w:sz w:val="20"/>
                <w:szCs w:val="20"/>
              </w:rPr>
            </w:pPr>
          </w:p>
        </w:tc>
        <w:tc>
          <w:tcPr>
            <w:tcW w:w="3927" w:type="dxa"/>
          </w:tcPr>
          <w:p w14:paraId="000003EC" w14:textId="77777777" w:rsidR="00CD5CA9" w:rsidRDefault="00000000">
            <w:pPr>
              <w:spacing w:after="0" w:line="240" w:lineRule="auto"/>
              <w:rPr>
                <w:color w:val="000000"/>
                <w:sz w:val="20"/>
                <w:szCs w:val="20"/>
              </w:rPr>
            </w:pPr>
            <w:r>
              <w:rPr>
                <w:color w:val="000000"/>
                <w:sz w:val="20"/>
                <w:szCs w:val="20"/>
              </w:rPr>
              <w:t>Mosque/Church</w:t>
            </w:r>
          </w:p>
        </w:tc>
        <w:tc>
          <w:tcPr>
            <w:tcW w:w="1502" w:type="dxa"/>
          </w:tcPr>
          <w:p w14:paraId="000003ED" w14:textId="77777777" w:rsidR="00CD5CA9" w:rsidRDefault="00CD5CA9">
            <w:pPr>
              <w:spacing w:after="0" w:line="240" w:lineRule="auto"/>
              <w:rPr>
                <w:color w:val="000000"/>
                <w:sz w:val="20"/>
                <w:szCs w:val="20"/>
              </w:rPr>
            </w:pPr>
          </w:p>
        </w:tc>
        <w:tc>
          <w:tcPr>
            <w:tcW w:w="1475" w:type="dxa"/>
          </w:tcPr>
          <w:p w14:paraId="000003EE" w14:textId="77777777" w:rsidR="00CD5CA9" w:rsidRDefault="00CD5CA9">
            <w:pPr>
              <w:spacing w:after="0" w:line="240" w:lineRule="auto"/>
              <w:rPr>
                <w:color w:val="000000"/>
                <w:sz w:val="20"/>
                <w:szCs w:val="20"/>
              </w:rPr>
            </w:pPr>
          </w:p>
        </w:tc>
        <w:tc>
          <w:tcPr>
            <w:tcW w:w="1619" w:type="dxa"/>
          </w:tcPr>
          <w:p w14:paraId="000003EF" w14:textId="77777777" w:rsidR="00CD5CA9" w:rsidRDefault="00CD5CA9">
            <w:pPr>
              <w:spacing w:after="0" w:line="240" w:lineRule="auto"/>
              <w:rPr>
                <w:color w:val="000000"/>
                <w:sz w:val="20"/>
                <w:szCs w:val="20"/>
              </w:rPr>
            </w:pPr>
          </w:p>
        </w:tc>
      </w:tr>
      <w:tr w:rsidR="00CD5CA9" w14:paraId="76D26BCC" w14:textId="77777777">
        <w:tc>
          <w:tcPr>
            <w:tcW w:w="493" w:type="dxa"/>
            <w:vAlign w:val="center"/>
          </w:tcPr>
          <w:p w14:paraId="000003F0" w14:textId="77777777" w:rsidR="00CD5CA9" w:rsidRDefault="00CD5CA9">
            <w:pPr>
              <w:numPr>
                <w:ilvl w:val="4"/>
                <w:numId w:val="18"/>
              </w:numPr>
              <w:pBdr>
                <w:top w:val="nil"/>
                <w:left w:val="nil"/>
                <w:bottom w:val="nil"/>
                <w:right w:val="nil"/>
                <w:between w:val="nil"/>
              </w:pBdr>
              <w:spacing w:after="0" w:line="240" w:lineRule="auto"/>
              <w:ind w:left="360"/>
              <w:rPr>
                <w:color w:val="000000"/>
                <w:sz w:val="20"/>
                <w:szCs w:val="20"/>
              </w:rPr>
            </w:pPr>
          </w:p>
        </w:tc>
        <w:tc>
          <w:tcPr>
            <w:tcW w:w="3927" w:type="dxa"/>
          </w:tcPr>
          <w:p w14:paraId="000003F1" w14:textId="77777777" w:rsidR="00CD5CA9" w:rsidRDefault="00000000">
            <w:pPr>
              <w:spacing w:after="0" w:line="240" w:lineRule="auto"/>
              <w:rPr>
                <w:color w:val="000000"/>
                <w:sz w:val="20"/>
                <w:szCs w:val="20"/>
              </w:rPr>
            </w:pPr>
            <w:r>
              <w:rPr>
                <w:color w:val="000000"/>
                <w:sz w:val="20"/>
                <w:szCs w:val="20"/>
              </w:rPr>
              <w:t>Community leaders/ Mokhtar</w:t>
            </w:r>
          </w:p>
        </w:tc>
        <w:tc>
          <w:tcPr>
            <w:tcW w:w="1502" w:type="dxa"/>
          </w:tcPr>
          <w:p w14:paraId="000003F2" w14:textId="77777777" w:rsidR="00CD5CA9" w:rsidRDefault="00CD5CA9">
            <w:pPr>
              <w:spacing w:after="0" w:line="240" w:lineRule="auto"/>
              <w:rPr>
                <w:color w:val="000000"/>
                <w:sz w:val="20"/>
                <w:szCs w:val="20"/>
              </w:rPr>
            </w:pPr>
          </w:p>
        </w:tc>
        <w:tc>
          <w:tcPr>
            <w:tcW w:w="1475" w:type="dxa"/>
          </w:tcPr>
          <w:p w14:paraId="000003F3" w14:textId="77777777" w:rsidR="00CD5CA9" w:rsidRDefault="00CD5CA9">
            <w:pPr>
              <w:spacing w:after="0" w:line="240" w:lineRule="auto"/>
              <w:rPr>
                <w:color w:val="000000"/>
                <w:sz w:val="20"/>
                <w:szCs w:val="20"/>
              </w:rPr>
            </w:pPr>
          </w:p>
        </w:tc>
        <w:tc>
          <w:tcPr>
            <w:tcW w:w="1619" w:type="dxa"/>
          </w:tcPr>
          <w:p w14:paraId="000003F4" w14:textId="77777777" w:rsidR="00CD5CA9" w:rsidRDefault="00CD5CA9">
            <w:pPr>
              <w:spacing w:after="0" w:line="240" w:lineRule="auto"/>
              <w:rPr>
                <w:color w:val="000000"/>
                <w:sz w:val="20"/>
                <w:szCs w:val="20"/>
              </w:rPr>
            </w:pPr>
          </w:p>
        </w:tc>
      </w:tr>
      <w:tr w:rsidR="00CD5CA9" w14:paraId="017E76B6" w14:textId="77777777">
        <w:tc>
          <w:tcPr>
            <w:tcW w:w="493" w:type="dxa"/>
            <w:vAlign w:val="center"/>
          </w:tcPr>
          <w:p w14:paraId="000003F5" w14:textId="77777777" w:rsidR="00CD5CA9" w:rsidRDefault="00CD5CA9">
            <w:pPr>
              <w:numPr>
                <w:ilvl w:val="4"/>
                <w:numId w:val="18"/>
              </w:numPr>
              <w:pBdr>
                <w:top w:val="nil"/>
                <w:left w:val="nil"/>
                <w:bottom w:val="nil"/>
                <w:right w:val="nil"/>
                <w:between w:val="nil"/>
              </w:pBdr>
              <w:spacing w:after="0" w:line="240" w:lineRule="auto"/>
              <w:ind w:left="360"/>
              <w:rPr>
                <w:color w:val="000000"/>
                <w:sz w:val="20"/>
                <w:szCs w:val="20"/>
              </w:rPr>
            </w:pPr>
          </w:p>
        </w:tc>
        <w:tc>
          <w:tcPr>
            <w:tcW w:w="3927" w:type="dxa"/>
          </w:tcPr>
          <w:p w14:paraId="000003F6" w14:textId="77777777" w:rsidR="00CD5CA9" w:rsidRDefault="00000000">
            <w:pPr>
              <w:spacing w:after="0" w:line="240" w:lineRule="auto"/>
              <w:rPr>
                <w:color w:val="000000"/>
                <w:sz w:val="20"/>
                <w:szCs w:val="20"/>
              </w:rPr>
            </w:pPr>
            <w:r>
              <w:rPr>
                <w:color w:val="000000"/>
                <w:sz w:val="20"/>
                <w:szCs w:val="20"/>
              </w:rPr>
              <w:t>Friends and family</w:t>
            </w:r>
          </w:p>
        </w:tc>
        <w:tc>
          <w:tcPr>
            <w:tcW w:w="1502" w:type="dxa"/>
          </w:tcPr>
          <w:p w14:paraId="000003F7" w14:textId="77777777" w:rsidR="00CD5CA9" w:rsidRDefault="00CD5CA9">
            <w:pPr>
              <w:spacing w:after="0" w:line="240" w:lineRule="auto"/>
              <w:rPr>
                <w:color w:val="000000"/>
                <w:sz w:val="20"/>
                <w:szCs w:val="20"/>
              </w:rPr>
            </w:pPr>
          </w:p>
        </w:tc>
        <w:tc>
          <w:tcPr>
            <w:tcW w:w="1475" w:type="dxa"/>
          </w:tcPr>
          <w:p w14:paraId="000003F8" w14:textId="77777777" w:rsidR="00CD5CA9" w:rsidRDefault="00CD5CA9">
            <w:pPr>
              <w:spacing w:after="0" w:line="240" w:lineRule="auto"/>
              <w:rPr>
                <w:color w:val="000000"/>
                <w:sz w:val="20"/>
                <w:szCs w:val="20"/>
              </w:rPr>
            </w:pPr>
          </w:p>
        </w:tc>
        <w:tc>
          <w:tcPr>
            <w:tcW w:w="1619" w:type="dxa"/>
          </w:tcPr>
          <w:p w14:paraId="000003F9" w14:textId="77777777" w:rsidR="00CD5CA9" w:rsidRDefault="00CD5CA9">
            <w:pPr>
              <w:spacing w:after="0" w:line="240" w:lineRule="auto"/>
              <w:rPr>
                <w:color w:val="000000"/>
                <w:sz w:val="20"/>
                <w:szCs w:val="20"/>
              </w:rPr>
            </w:pPr>
          </w:p>
        </w:tc>
      </w:tr>
      <w:tr w:rsidR="00CD5CA9" w14:paraId="6B9CD27F" w14:textId="77777777">
        <w:tc>
          <w:tcPr>
            <w:tcW w:w="493" w:type="dxa"/>
            <w:vAlign w:val="center"/>
          </w:tcPr>
          <w:p w14:paraId="000003FA" w14:textId="77777777" w:rsidR="00CD5CA9" w:rsidRDefault="00CD5CA9">
            <w:pPr>
              <w:numPr>
                <w:ilvl w:val="4"/>
                <w:numId w:val="18"/>
              </w:numPr>
              <w:pBdr>
                <w:top w:val="nil"/>
                <w:left w:val="nil"/>
                <w:bottom w:val="nil"/>
                <w:right w:val="nil"/>
                <w:between w:val="nil"/>
              </w:pBdr>
              <w:spacing w:after="0" w:line="240" w:lineRule="auto"/>
              <w:ind w:left="360"/>
              <w:rPr>
                <w:color w:val="000000"/>
                <w:sz w:val="20"/>
                <w:szCs w:val="20"/>
              </w:rPr>
            </w:pPr>
          </w:p>
        </w:tc>
        <w:tc>
          <w:tcPr>
            <w:tcW w:w="3927" w:type="dxa"/>
          </w:tcPr>
          <w:p w14:paraId="000003FB" w14:textId="77777777" w:rsidR="00CD5CA9" w:rsidRDefault="00000000">
            <w:pPr>
              <w:spacing w:after="0" w:line="240" w:lineRule="auto"/>
              <w:rPr>
                <w:color w:val="000000"/>
                <w:sz w:val="20"/>
                <w:szCs w:val="20"/>
              </w:rPr>
            </w:pPr>
            <w:r>
              <w:rPr>
                <w:color w:val="000000"/>
                <w:sz w:val="20"/>
                <w:szCs w:val="20"/>
              </w:rPr>
              <w:t>Colleagues/work</w:t>
            </w:r>
          </w:p>
        </w:tc>
        <w:tc>
          <w:tcPr>
            <w:tcW w:w="1502" w:type="dxa"/>
          </w:tcPr>
          <w:p w14:paraId="000003FC" w14:textId="77777777" w:rsidR="00CD5CA9" w:rsidRDefault="00CD5CA9">
            <w:pPr>
              <w:spacing w:after="0" w:line="240" w:lineRule="auto"/>
              <w:rPr>
                <w:color w:val="000000"/>
                <w:sz w:val="20"/>
                <w:szCs w:val="20"/>
              </w:rPr>
            </w:pPr>
          </w:p>
        </w:tc>
        <w:tc>
          <w:tcPr>
            <w:tcW w:w="1475" w:type="dxa"/>
          </w:tcPr>
          <w:p w14:paraId="000003FD" w14:textId="77777777" w:rsidR="00CD5CA9" w:rsidRDefault="00CD5CA9">
            <w:pPr>
              <w:spacing w:after="0" w:line="240" w:lineRule="auto"/>
              <w:rPr>
                <w:color w:val="000000"/>
                <w:sz w:val="20"/>
                <w:szCs w:val="20"/>
              </w:rPr>
            </w:pPr>
          </w:p>
        </w:tc>
        <w:tc>
          <w:tcPr>
            <w:tcW w:w="1619" w:type="dxa"/>
          </w:tcPr>
          <w:p w14:paraId="000003FE" w14:textId="77777777" w:rsidR="00CD5CA9" w:rsidRDefault="00CD5CA9">
            <w:pPr>
              <w:spacing w:after="0" w:line="240" w:lineRule="auto"/>
              <w:rPr>
                <w:color w:val="000000"/>
                <w:sz w:val="20"/>
                <w:szCs w:val="20"/>
              </w:rPr>
            </w:pPr>
          </w:p>
        </w:tc>
      </w:tr>
    </w:tbl>
    <w:p w14:paraId="000003FF" w14:textId="77777777" w:rsidR="00CD5CA9" w:rsidRDefault="00CD5CA9">
      <w:pPr>
        <w:pBdr>
          <w:top w:val="nil"/>
          <w:left w:val="nil"/>
          <w:bottom w:val="nil"/>
          <w:right w:val="nil"/>
          <w:between w:val="nil"/>
        </w:pBdr>
        <w:spacing w:after="0" w:line="240" w:lineRule="auto"/>
        <w:ind w:left="1260" w:hanging="360"/>
        <w:rPr>
          <w:color w:val="000000"/>
        </w:rPr>
      </w:pPr>
    </w:p>
    <w:p w14:paraId="00000400" w14:textId="77777777" w:rsidR="00CD5CA9" w:rsidRDefault="00000000">
      <w:pPr>
        <w:numPr>
          <w:ilvl w:val="0"/>
          <w:numId w:val="20"/>
        </w:numPr>
        <w:pBdr>
          <w:top w:val="nil"/>
          <w:left w:val="nil"/>
          <w:bottom w:val="nil"/>
          <w:right w:val="nil"/>
          <w:between w:val="nil"/>
        </w:pBdr>
        <w:spacing w:line="240" w:lineRule="auto"/>
      </w:pPr>
      <w:r>
        <w:rPr>
          <w:color w:val="000000"/>
        </w:rPr>
        <w:t>(For each Q35 == 1), what was your perception of that USAID message or information? Was it very negative, somewhat negative, neither negative nor positive, somewhat positive, or very positive?</w:t>
      </w:r>
    </w:p>
    <w:p w14:paraId="00000401" w14:textId="77777777" w:rsidR="00CD5CA9" w:rsidRDefault="00000000">
      <w:pPr>
        <w:pBdr>
          <w:top w:val="nil"/>
          <w:left w:val="nil"/>
          <w:bottom w:val="nil"/>
          <w:right w:val="nil"/>
          <w:between w:val="nil"/>
        </w:pBdr>
        <w:spacing w:after="0" w:line="240" w:lineRule="auto"/>
        <w:ind w:left="360" w:hanging="360"/>
        <w:rPr>
          <w:rFonts w:ascii="Gill Sans" w:hAnsi="Gill Sans" w:cs="Gill Sans"/>
          <w:i/>
          <w:color w:val="C00000"/>
        </w:rPr>
      </w:pPr>
      <w:r>
        <w:rPr>
          <w:rFonts w:ascii="Gill Sans" w:hAnsi="Gill Sans" w:cs="Gill Sans"/>
          <w:i/>
          <w:color w:val="C00000"/>
        </w:rPr>
        <w:t>94. Asked to stop the interview.</w:t>
      </w:r>
    </w:p>
    <w:p w14:paraId="00000402" w14:textId="77777777" w:rsidR="00CD5CA9" w:rsidRDefault="00000000">
      <w:pPr>
        <w:pBdr>
          <w:top w:val="nil"/>
          <w:left w:val="nil"/>
          <w:bottom w:val="nil"/>
          <w:right w:val="nil"/>
          <w:between w:val="nil"/>
        </w:pBdr>
        <w:spacing w:after="0" w:line="240" w:lineRule="auto"/>
        <w:ind w:left="360" w:hanging="360"/>
        <w:rPr>
          <w:rFonts w:ascii="Gill Sans" w:hAnsi="Gill Sans" w:cs="Gill Sans"/>
          <w:i/>
          <w:color w:val="C00000"/>
        </w:rPr>
      </w:pPr>
      <w:r>
        <w:rPr>
          <w:rFonts w:ascii="Gill Sans" w:hAnsi="Gill Sans" w:cs="Gill Sans"/>
          <w:i/>
          <w:color w:val="C00000"/>
        </w:rPr>
        <w:t>93. Not asked due to interview stoppage</w:t>
      </w:r>
    </w:p>
    <w:tbl>
      <w:tblPr>
        <w:tblStyle w:val="af0"/>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5"/>
        <w:gridCol w:w="1768"/>
        <w:gridCol w:w="1224"/>
        <w:gridCol w:w="1395"/>
        <w:gridCol w:w="1491"/>
        <w:gridCol w:w="1355"/>
        <w:gridCol w:w="1091"/>
        <w:gridCol w:w="844"/>
        <w:gridCol w:w="642"/>
      </w:tblGrid>
      <w:tr w:rsidR="00CD5CA9" w14:paraId="7A443CAF" w14:textId="77777777">
        <w:trPr>
          <w:tblHeader/>
        </w:trPr>
        <w:tc>
          <w:tcPr>
            <w:tcW w:w="355" w:type="dxa"/>
            <w:shd w:val="clear" w:color="auto" w:fill="002060"/>
          </w:tcPr>
          <w:p w14:paraId="00000403" w14:textId="77777777" w:rsidR="00CD5CA9" w:rsidRDefault="00CD5CA9">
            <w:pPr>
              <w:spacing w:after="0" w:line="240" w:lineRule="auto"/>
              <w:jc w:val="center"/>
              <w:rPr>
                <w:color w:val="000000"/>
                <w:sz w:val="20"/>
                <w:szCs w:val="20"/>
              </w:rPr>
            </w:pPr>
            <w:bookmarkStart w:id="24" w:name="_heading=h.z337ya" w:colFirst="0" w:colLast="0"/>
            <w:bookmarkEnd w:id="24"/>
          </w:p>
        </w:tc>
        <w:tc>
          <w:tcPr>
            <w:tcW w:w="1768" w:type="dxa"/>
            <w:shd w:val="clear" w:color="auto" w:fill="002060"/>
            <w:vAlign w:val="center"/>
          </w:tcPr>
          <w:p w14:paraId="00000404" w14:textId="77777777" w:rsidR="00CD5CA9" w:rsidRDefault="00000000">
            <w:pPr>
              <w:spacing w:before="60" w:after="60" w:line="240" w:lineRule="auto"/>
              <w:rPr>
                <w:b/>
                <w:color w:val="FFFFFF"/>
              </w:rPr>
            </w:pPr>
            <w:r>
              <w:rPr>
                <w:b/>
                <w:color w:val="FFFFFF"/>
              </w:rPr>
              <w:t>Media Source</w:t>
            </w:r>
          </w:p>
        </w:tc>
        <w:tc>
          <w:tcPr>
            <w:tcW w:w="1224" w:type="dxa"/>
            <w:shd w:val="clear" w:color="auto" w:fill="002060"/>
            <w:vAlign w:val="center"/>
          </w:tcPr>
          <w:p w14:paraId="00000405" w14:textId="77777777" w:rsidR="00CD5CA9" w:rsidRDefault="00000000">
            <w:pPr>
              <w:spacing w:before="60" w:after="60" w:line="240" w:lineRule="auto"/>
              <w:rPr>
                <w:b/>
                <w:color w:val="FFFFFF"/>
              </w:rPr>
            </w:pPr>
            <w:r>
              <w:rPr>
                <w:b/>
                <w:color w:val="FFFFFF"/>
              </w:rPr>
              <w:t>Very Negative</w:t>
            </w:r>
          </w:p>
        </w:tc>
        <w:tc>
          <w:tcPr>
            <w:tcW w:w="1395" w:type="dxa"/>
            <w:shd w:val="clear" w:color="auto" w:fill="002060"/>
            <w:vAlign w:val="center"/>
          </w:tcPr>
          <w:p w14:paraId="00000406" w14:textId="77777777" w:rsidR="00CD5CA9" w:rsidRDefault="00000000">
            <w:pPr>
              <w:spacing w:before="60" w:after="60" w:line="240" w:lineRule="auto"/>
              <w:rPr>
                <w:b/>
                <w:color w:val="FFFFFF"/>
              </w:rPr>
            </w:pPr>
            <w:r>
              <w:rPr>
                <w:b/>
                <w:color w:val="FFFFFF"/>
              </w:rPr>
              <w:t>Somewhat Negative</w:t>
            </w:r>
          </w:p>
        </w:tc>
        <w:tc>
          <w:tcPr>
            <w:tcW w:w="1491" w:type="dxa"/>
            <w:shd w:val="clear" w:color="auto" w:fill="002060"/>
            <w:vAlign w:val="center"/>
          </w:tcPr>
          <w:p w14:paraId="00000407" w14:textId="77777777" w:rsidR="00CD5CA9" w:rsidRDefault="00000000">
            <w:pPr>
              <w:spacing w:before="60" w:after="60" w:line="240" w:lineRule="auto"/>
              <w:rPr>
                <w:b/>
                <w:color w:val="FFFFFF"/>
              </w:rPr>
            </w:pPr>
            <w:r>
              <w:rPr>
                <w:b/>
                <w:color w:val="FFFFFF"/>
              </w:rPr>
              <w:t>Neither negative nor positive</w:t>
            </w:r>
          </w:p>
        </w:tc>
        <w:tc>
          <w:tcPr>
            <w:tcW w:w="1355" w:type="dxa"/>
            <w:shd w:val="clear" w:color="auto" w:fill="002060"/>
            <w:vAlign w:val="center"/>
          </w:tcPr>
          <w:p w14:paraId="00000408" w14:textId="77777777" w:rsidR="00CD5CA9" w:rsidRDefault="00000000">
            <w:pPr>
              <w:spacing w:before="60" w:after="60" w:line="240" w:lineRule="auto"/>
              <w:rPr>
                <w:b/>
                <w:color w:val="FFFFFF"/>
              </w:rPr>
            </w:pPr>
            <w:r>
              <w:rPr>
                <w:b/>
                <w:color w:val="FFFFFF"/>
              </w:rPr>
              <w:t>Somewhat positive</w:t>
            </w:r>
          </w:p>
        </w:tc>
        <w:tc>
          <w:tcPr>
            <w:tcW w:w="1091" w:type="dxa"/>
            <w:shd w:val="clear" w:color="auto" w:fill="002060"/>
            <w:vAlign w:val="center"/>
          </w:tcPr>
          <w:p w14:paraId="00000409" w14:textId="77777777" w:rsidR="00CD5CA9" w:rsidRDefault="00000000">
            <w:pPr>
              <w:spacing w:before="60" w:after="60" w:line="240" w:lineRule="auto"/>
              <w:rPr>
                <w:b/>
                <w:color w:val="FFFFFF"/>
              </w:rPr>
            </w:pPr>
            <w:r>
              <w:rPr>
                <w:b/>
                <w:color w:val="FFFFFF"/>
              </w:rPr>
              <w:t>Very positive</w:t>
            </w:r>
          </w:p>
        </w:tc>
        <w:tc>
          <w:tcPr>
            <w:tcW w:w="844" w:type="dxa"/>
            <w:shd w:val="clear" w:color="auto" w:fill="002060"/>
            <w:vAlign w:val="center"/>
          </w:tcPr>
          <w:p w14:paraId="0000040A" w14:textId="77777777" w:rsidR="00CD5CA9" w:rsidRDefault="00000000">
            <w:pPr>
              <w:spacing w:before="60" w:after="60" w:line="240" w:lineRule="auto"/>
              <w:rPr>
                <w:b/>
                <w:color w:val="FFFFFF"/>
              </w:rPr>
            </w:pPr>
            <w:r>
              <w:rPr>
                <w:b/>
                <w:color w:val="FFFFFF"/>
              </w:rPr>
              <w:t>Don’t know</w:t>
            </w:r>
          </w:p>
        </w:tc>
        <w:tc>
          <w:tcPr>
            <w:tcW w:w="642" w:type="dxa"/>
            <w:shd w:val="clear" w:color="auto" w:fill="002060"/>
            <w:vAlign w:val="center"/>
          </w:tcPr>
          <w:p w14:paraId="0000040B" w14:textId="77777777" w:rsidR="00CD5CA9" w:rsidRDefault="00000000">
            <w:pPr>
              <w:spacing w:before="60" w:after="60" w:line="240" w:lineRule="auto"/>
              <w:rPr>
                <w:b/>
                <w:color w:val="FFFFFF"/>
              </w:rPr>
            </w:pPr>
            <w:r>
              <w:rPr>
                <w:b/>
                <w:color w:val="FFFFFF"/>
              </w:rPr>
              <w:t>Ref.</w:t>
            </w:r>
          </w:p>
        </w:tc>
      </w:tr>
      <w:tr w:rsidR="00CD5CA9" w14:paraId="26D8F631" w14:textId="77777777">
        <w:tc>
          <w:tcPr>
            <w:tcW w:w="355" w:type="dxa"/>
          </w:tcPr>
          <w:p w14:paraId="0000040C" w14:textId="77777777" w:rsidR="00CD5CA9" w:rsidRDefault="00CD5CA9">
            <w:pPr>
              <w:numPr>
                <w:ilvl w:val="0"/>
                <w:numId w:val="21"/>
              </w:numPr>
              <w:pBdr>
                <w:top w:val="nil"/>
                <w:left w:val="nil"/>
                <w:bottom w:val="nil"/>
                <w:right w:val="nil"/>
                <w:between w:val="nil"/>
              </w:pBdr>
              <w:spacing w:after="0" w:line="240" w:lineRule="auto"/>
              <w:ind w:left="0" w:firstLine="0"/>
              <w:rPr>
                <w:color w:val="000000"/>
                <w:sz w:val="20"/>
                <w:szCs w:val="20"/>
              </w:rPr>
            </w:pPr>
          </w:p>
        </w:tc>
        <w:tc>
          <w:tcPr>
            <w:tcW w:w="1768" w:type="dxa"/>
            <w:vAlign w:val="center"/>
          </w:tcPr>
          <w:p w14:paraId="0000040D" w14:textId="77777777" w:rsidR="00CD5CA9" w:rsidRDefault="00000000">
            <w:pPr>
              <w:spacing w:after="0" w:line="240" w:lineRule="auto"/>
              <w:rPr>
                <w:color w:val="000000"/>
                <w:sz w:val="20"/>
                <w:szCs w:val="20"/>
              </w:rPr>
            </w:pPr>
            <w:r>
              <w:rPr>
                <w:color w:val="000000"/>
                <w:sz w:val="20"/>
                <w:szCs w:val="20"/>
              </w:rPr>
              <w:t>Radio</w:t>
            </w:r>
          </w:p>
        </w:tc>
        <w:tc>
          <w:tcPr>
            <w:tcW w:w="1224" w:type="dxa"/>
            <w:vAlign w:val="center"/>
          </w:tcPr>
          <w:p w14:paraId="0000040E" w14:textId="77777777" w:rsidR="00CD5CA9" w:rsidRDefault="00CD5CA9">
            <w:pPr>
              <w:spacing w:after="0" w:line="240" w:lineRule="auto"/>
              <w:rPr>
                <w:color w:val="000000"/>
                <w:sz w:val="20"/>
                <w:szCs w:val="20"/>
              </w:rPr>
            </w:pPr>
          </w:p>
        </w:tc>
        <w:tc>
          <w:tcPr>
            <w:tcW w:w="1395" w:type="dxa"/>
            <w:vAlign w:val="center"/>
          </w:tcPr>
          <w:p w14:paraId="0000040F" w14:textId="77777777" w:rsidR="00CD5CA9" w:rsidRDefault="00CD5CA9">
            <w:pPr>
              <w:spacing w:after="0" w:line="240" w:lineRule="auto"/>
              <w:rPr>
                <w:color w:val="000000"/>
                <w:sz w:val="20"/>
                <w:szCs w:val="20"/>
              </w:rPr>
            </w:pPr>
          </w:p>
        </w:tc>
        <w:tc>
          <w:tcPr>
            <w:tcW w:w="1491" w:type="dxa"/>
            <w:vAlign w:val="center"/>
          </w:tcPr>
          <w:p w14:paraId="00000410" w14:textId="77777777" w:rsidR="00CD5CA9" w:rsidRDefault="00CD5CA9">
            <w:pPr>
              <w:spacing w:after="0" w:line="240" w:lineRule="auto"/>
              <w:rPr>
                <w:color w:val="000000"/>
                <w:sz w:val="20"/>
                <w:szCs w:val="20"/>
              </w:rPr>
            </w:pPr>
          </w:p>
        </w:tc>
        <w:tc>
          <w:tcPr>
            <w:tcW w:w="1355" w:type="dxa"/>
            <w:vAlign w:val="center"/>
          </w:tcPr>
          <w:p w14:paraId="00000411" w14:textId="77777777" w:rsidR="00CD5CA9" w:rsidRDefault="00CD5CA9">
            <w:pPr>
              <w:spacing w:after="0" w:line="240" w:lineRule="auto"/>
              <w:rPr>
                <w:color w:val="000000"/>
                <w:sz w:val="20"/>
                <w:szCs w:val="20"/>
              </w:rPr>
            </w:pPr>
          </w:p>
        </w:tc>
        <w:tc>
          <w:tcPr>
            <w:tcW w:w="1091" w:type="dxa"/>
            <w:vAlign w:val="center"/>
          </w:tcPr>
          <w:p w14:paraId="00000412" w14:textId="77777777" w:rsidR="00CD5CA9" w:rsidRDefault="00CD5CA9">
            <w:pPr>
              <w:spacing w:after="0" w:line="240" w:lineRule="auto"/>
              <w:rPr>
                <w:color w:val="000000"/>
                <w:sz w:val="20"/>
                <w:szCs w:val="20"/>
              </w:rPr>
            </w:pPr>
          </w:p>
        </w:tc>
        <w:tc>
          <w:tcPr>
            <w:tcW w:w="844" w:type="dxa"/>
            <w:vAlign w:val="center"/>
          </w:tcPr>
          <w:p w14:paraId="00000413" w14:textId="77777777" w:rsidR="00CD5CA9" w:rsidRDefault="00CD5CA9">
            <w:pPr>
              <w:spacing w:after="0" w:line="240" w:lineRule="auto"/>
              <w:rPr>
                <w:color w:val="000000"/>
                <w:sz w:val="20"/>
                <w:szCs w:val="20"/>
              </w:rPr>
            </w:pPr>
          </w:p>
        </w:tc>
        <w:tc>
          <w:tcPr>
            <w:tcW w:w="642" w:type="dxa"/>
            <w:vAlign w:val="center"/>
          </w:tcPr>
          <w:p w14:paraId="00000414" w14:textId="77777777" w:rsidR="00CD5CA9" w:rsidRDefault="00CD5CA9">
            <w:pPr>
              <w:spacing w:after="0" w:line="240" w:lineRule="auto"/>
              <w:rPr>
                <w:color w:val="000000"/>
                <w:sz w:val="20"/>
                <w:szCs w:val="20"/>
              </w:rPr>
            </w:pPr>
          </w:p>
        </w:tc>
      </w:tr>
      <w:tr w:rsidR="00CD5CA9" w14:paraId="6C698FF0" w14:textId="77777777">
        <w:tc>
          <w:tcPr>
            <w:tcW w:w="355" w:type="dxa"/>
          </w:tcPr>
          <w:p w14:paraId="00000415" w14:textId="77777777" w:rsidR="00CD5CA9" w:rsidRDefault="00CD5CA9">
            <w:pPr>
              <w:numPr>
                <w:ilvl w:val="0"/>
                <w:numId w:val="21"/>
              </w:numPr>
              <w:pBdr>
                <w:top w:val="nil"/>
                <w:left w:val="nil"/>
                <w:bottom w:val="nil"/>
                <w:right w:val="nil"/>
                <w:between w:val="nil"/>
              </w:pBdr>
              <w:spacing w:after="0" w:line="240" w:lineRule="auto"/>
              <w:ind w:left="0" w:firstLine="0"/>
              <w:rPr>
                <w:color w:val="000000"/>
                <w:sz w:val="20"/>
                <w:szCs w:val="20"/>
              </w:rPr>
            </w:pPr>
          </w:p>
        </w:tc>
        <w:tc>
          <w:tcPr>
            <w:tcW w:w="1768" w:type="dxa"/>
            <w:vAlign w:val="center"/>
          </w:tcPr>
          <w:p w14:paraId="00000416" w14:textId="77777777" w:rsidR="00CD5CA9" w:rsidRDefault="00000000">
            <w:pPr>
              <w:spacing w:after="0" w:line="240" w:lineRule="auto"/>
              <w:rPr>
                <w:color w:val="000000"/>
                <w:sz w:val="20"/>
                <w:szCs w:val="20"/>
              </w:rPr>
            </w:pPr>
            <w:r>
              <w:rPr>
                <w:color w:val="000000"/>
                <w:sz w:val="20"/>
                <w:szCs w:val="20"/>
              </w:rPr>
              <w:t>Television</w:t>
            </w:r>
          </w:p>
        </w:tc>
        <w:tc>
          <w:tcPr>
            <w:tcW w:w="1224" w:type="dxa"/>
            <w:vAlign w:val="center"/>
          </w:tcPr>
          <w:p w14:paraId="00000417" w14:textId="77777777" w:rsidR="00CD5CA9" w:rsidRDefault="00CD5CA9">
            <w:pPr>
              <w:spacing w:after="0" w:line="240" w:lineRule="auto"/>
              <w:rPr>
                <w:color w:val="000000"/>
                <w:sz w:val="20"/>
                <w:szCs w:val="20"/>
              </w:rPr>
            </w:pPr>
          </w:p>
        </w:tc>
        <w:tc>
          <w:tcPr>
            <w:tcW w:w="1395" w:type="dxa"/>
            <w:vAlign w:val="center"/>
          </w:tcPr>
          <w:p w14:paraId="00000418" w14:textId="77777777" w:rsidR="00CD5CA9" w:rsidRDefault="00CD5CA9">
            <w:pPr>
              <w:spacing w:after="0" w:line="240" w:lineRule="auto"/>
              <w:rPr>
                <w:color w:val="000000"/>
                <w:sz w:val="20"/>
                <w:szCs w:val="20"/>
              </w:rPr>
            </w:pPr>
          </w:p>
        </w:tc>
        <w:tc>
          <w:tcPr>
            <w:tcW w:w="1491" w:type="dxa"/>
            <w:vAlign w:val="center"/>
          </w:tcPr>
          <w:p w14:paraId="00000419" w14:textId="77777777" w:rsidR="00CD5CA9" w:rsidRDefault="00CD5CA9">
            <w:pPr>
              <w:spacing w:after="0" w:line="240" w:lineRule="auto"/>
              <w:rPr>
                <w:color w:val="000000"/>
                <w:sz w:val="20"/>
                <w:szCs w:val="20"/>
              </w:rPr>
            </w:pPr>
          </w:p>
        </w:tc>
        <w:tc>
          <w:tcPr>
            <w:tcW w:w="1355" w:type="dxa"/>
            <w:vAlign w:val="center"/>
          </w:tcPr>
          <w:p w14:paraId="0000041A" w14:textId="77777777" w:rsidR="00CD5CA9" w:rsidRDefault="00CD5CA9">
            <w:pPr>
              <w:spacing w:after="0" w:line="240" w:lineRule="auto"/>
              <w:rPr>
                <w:color w:val="000000"/>
                <w:sz w:val="20"/>
                <w:szCs w:val="20"/>
              </w:rPr>
            </w:pPr>
          </w:p>
        </w:tc>
        <w:tc>
          <w:tcPr>
            <w:tcW w:w="1091" w:type="dxa"/>
            <w:vAlign w:val="center"/>
          </w:tcPr>
          <w:p w14:paraId="0000041B" w14:textId="77777777" w:rsidR="00CD5CA9" w:rsidRDefault="00CD5CA9">
            <w:pPr>
              <w:spacing w:after="0" w:line="240" w:lineRule="auto"/>
              <w:rPr>
                <w:color w:val="000000"/>
                <w:sz w:val="20"/>
                <w:szCs w:val="20"/>
              </w:rPr>
            </w:pPr>
          </w:p>
        </w:tc>
        <w:tc>
          <w:tcPr>
            <w:tcW w:w="844" w:type="dxa"/>
            <w:vAlign w:val="center"/>
          </w:tcPr>
          <w:p w14:paraId="0000041C" w14:textId="77777777" w:rsidR="00CD5CA9" w:rsidRDefault="00CD5CA9">
            <w:pPr>
              <w:spacing w:after="0" w:line="240" w:lineRule="auto"/>
              <w:rPr>
                <w:color w:val="000000"/>
                <w:sz w:val="20"/>
                <w:szCs w:val="20"/>
              </w:rPr>
            </w:pPr>
          </w:p>
        </w:tc>
        <w:tc>
          <w:tcPr>
            <w:tcW w:w="642" w:type="dxa"/>
            <w:vAlign w:val="center"/>
          </w:tcPr>
          <w:p w14:paraId="0000041D" w14:textId="77777777" w:rsidR="00CD5CA9" w:rsidRDefault="00CD5CA9">
            <w:pPr>
              <w:spacing w:after="0" w:line="240" w:lineRule="auto"/>
              <w:rPr>
                <w:color w:val="000000"/>
                <w:sz w:val="20"/>
                <w:szCs w:val="20"/>
              </w:rPr>
            </w:pPr>
          </w:p>
        </w:tc>
      </w:tr>
      <w:tr w:rsidR="00CD5CA9" w14:paraId="28C3D7BC" w14:textId="77777777">
        <w:tc>
          <w:tcPr>
            <w:tcW w:w="355" w:type="dxa"/>
          </w:tcPr>
          <w:p w14:paraId="0000041E" w14:textId="77777777" w:rsidR="00CD5CA9" w:rsidRDefault="00CD5CA9">
            <w:pPr>
              <w:numPr>
                <w:ilvl w:val="0"/>
                <w:numId w:val="21"/>
              </w:numPr>
              <w:pBdr>
                <w:top w:val="nil"/>
                <w:left w:val="nil"/>
                <w:bottom w:val="nil"/>
                <w:right w:val="nil"/>
                <w:between w:val="nil"/>
              </w:pBdr>
              <w:spacing w:after="0" w:line="240" w:lineRule="auto"/>
              <w:ind w:left="0" w:firstLine="0"/>
              <w:rPr>
                <w:color w:val="000000"/>
                <w:sz w:val="20"/>
                <w:szCs w:val="20"/>
              </w:rPr>
            </w:pPr>
          </w:p>
        </w:tc>
        <w:tc>
          <w:tcPr>
            <w:tcW w:w="1768" w:type="dxa"/>
            <w:vAlign w:val="center"/>
          </w:tcPr>
          <w:p w14:paraId="0000041F" w14:textId="77777777" w:rsidR="00CD5CA9" w:rsidRDefault="00000000">
            <w:pPr>
              <w:spacing w:after="0" w:line="240" w:lineRule="auto"/>
              <w:rPr>
                <w:color w:val="000000"/>
                <w:sz w:val="20"/>
                <w:szCs w:val="20"/>
              </w:rPr>
            </w:pPr>
            <w:r>
              <w:rPr>
                <w:color w:val="000000"/>
                <w:sz w:val="20"/>
                <w:szCs w:val="20"/>
              </w:rPr>
              <w:t>Social media</w:t>
            </w:r>
          </w:p>
        </w:tc>
        <w:tc>
          <w:tcPr>
            <w:tcW w:w="1224" w:type="dxa"/>
            <w:vAlign w:val="center"/>
          </w:tcPr>
          <w:p w14:paraId="00000420" w14:textId="77777777" w:rsidR="00CD5CA9" w:rsidRDefault="00CD5CA9">
            <w:pPr>
              <w:spacing w:after="0" w:line="240" w:lineRule="auto"/>
              <w:rPr>
                <w:color w:val="000000"/>
                <w:sz w:val="20"/>
                <w:szCs w:val="20"/>
              </w:rPr>
            </w:pPr>
          </w:p>
        </w:tc>
        <w:tc>
          <w:tcPr>
            <w:tcW w:w="1395" w:type="dxa"/>
            <w:vAlign w:val="center"/>
          </w:tcPr>
          <w:p w14:paraId="00000421" w14:textId="77777777" w:rsidR="00CD5CA9" w:rsidRDefault="00CD5CA9">
            <w:pPr>
              <w:spacing w:after="0" w:line="240" w:lineRule="auto"/>
              <w:rPr>
                <w:color w:val="000000"/>
                <w:sz w:val="20"/>
                <w:szCs w:val="20"/>
              </w:rPr>
            </w:pPr>
          </w:p>
        </w:tc>
        <w:tc>
          <w:tcPr>
            <w:tcW w:w="1491" w:type="dxa"/>
            <w:vAlign w:val="center"/>
          </w:tcPr>
          <w:p w14:paraId="00000422" w14:textId="77777777" w:rsidR="00CD5CA9" w:rsidRDefault="00CD5CA9">
            <w:pPr>
              <w:spacing w:after="0" w:line="240" w:lineRule="auto"/>
              <w:rPr>
                <w:color w:val="000000"/>
                <w:sz w:val="20"/>
                <w:szCs w:val="20"/>
              </w:rPr>
            </w:pPr>
          </w:p>
        </w:tc>
        <w:tc>
          <w:tcPr>
            <w:tcW w:w="1355" w:type="dxa"/>
            <w:vAlign w:val="center"/>
          </w:tcPr>
          <w:p w14:paraId="00000423" w14:textId="77777777" w:rsidR="00CD5CA9" w:rsidRDefault="00CD5CA9">
            <w:pPr>
              <w:spacing w:after="0" w:line="240" w:lineRule="auto"/>
              <w:rPr>
                <w:color w:val="000000"/>
                <w:sz w:val="20"/>
                <w:szCs w:val="20"/>
              </w:rPr>
            </w:pPr>
          </w:p>
        </w:tc>
        <w:tc>
          <w:tcPr>
            <w:tcW w:w="1091" w:type="dxa"/>
            <w:vAlign w:val="center"/>
          </w:tcPr>
          <w:p w14:paraId="00000424" w14:textId="77777777" w:rsidR="00CD5CA9" w:rsidRDefault="00CD5CA9">
            <w:pPr>
              <w:spacing w:after="0" w:line="240" w:lineRule="auto"/>
              <w:rPr>
                <w:color w:val="000000"/>
                <w:sz w:val="20"/>
                <w:szCs w:val="20"/>
              </w:rPr>
            </w:pPr>
          </w:p>
        </w:tc>
        <w:tc>
          <w:tcPr>
            <w:tcW w:w="844" w:type="dxa"/>
            <w:vAlign w:val="center"/>
          </w:tcPr>
          <w:p w14:paraId="00000425" w14:textId="77777777" w:rsidR="00CD5CA9" w:rsidRDefault="00CD5CA9">
            <w:pPr>
              <w:spacing w:after="0" w:line="240" w:lineRule="auto"/>
              <w:rPr>
                <w:color w:val="000000"/>
                <w:sz w:val="20"/>
                <w:szCs w:val="20"/>
              </w:rPr>
            </w:pPr>
          </w:p>
        </w:tc>
        <w:tc>
          <w:tcPr>
            <w:tcW w:w="642" w:type="dxa"/>
            <w:vAlign w:val="center"/>
          </w:tcPr>
          <w:p w14:paraId="00000426" w14:textId="77777777" w:rsidR="00CD5CA9" w:rsidRDefault="00CD5CA9">
            <w:pPr>
              <w:spacing w:after="0" w:line="240" w:lineRule="auto"/>
              <w:rPr>
                <w:color w:val="000000"/>
                <w:sz w:val="20"/>
                <w:szCs w:val="20"/>
              </w:rPr>
            </w:pPr>
          </w:p>
        </w:tc>
      </w:tr>
      <w:tr w:rsidR="00CD5CA9" w14:paraId="7C381059" w14:textId="77777777">
        <w:tc>
          <w:tcPr>
            <w:tcW w:w="355" w:type="dxa"/>
          </w:tcPr>
          <w:p w14:paraId="00000427" w14:textId="77777777" w:rsidR="00CD5CA9" w:rsidRDefault="00CD5CA9">
            <w:pPr>
              <w:numPr>
                <w:ilvl w:val="0"/>
                <w:numId w:val="21"/>
              </w:numPr>
              <w:pBdr>
                <w:top w:val="nil"/>
                <w:left w:val="nil"/>
                <w:bottom w:val="nil"/>
                <w:right w:val="nil"/>
                <w:between w:val="nil"/>
              </w:pBdr>
              <w:spacing w:after="0" w:line="240" w:lineRule="auto"/>
              <w:ind w:left="0" w:firstLine="0"/>
              <w:rPr>
                <w:color w:val="000000"/>
                <w:sz w:val="20"/>
                <w:szCs w:val="20"/>
              </w:rPr>
            </w:pPr>
          </w:p>
        </w:tc>
        <w:tc>
          <w:tcPr>
            <w:tcW w:w="1768" w:type="dxa"/>
            <w:vAlign w:val="center"/>
          </w:tcPr>
          <w:p w14:paraId="00000428" w14:textId="77777777" w:rsidR="00CD5CA9" w:rsidRDefault="00000000">
            <w:pPr>
              <w:spacing w:after="0" w:line="240" w:lineRule="auto"/>
              <w:rPr>
                <w:color w:val="000000"/>
                <w:sz w:val="20"/>
                <w:szCs w:val="20"/>
              </w:rPr>
            </w:pPr>
            <w:r>
              <w:rPr>
                <w:color w:val="000000"/>
                <w:sz w:val="20"/>
                <w:szCs w:val="20"/>
              </w:rPr>
              <w:t>Newspapers and magazines (print)</w:t>
            </w:r>
          </w:p>
        </w:tc>
        <w:tc>
          <w:tcPr>
            <w:tcW w:w="1224" w:type="dxa"/>
            <w:vAlign w:val="center"/>
          </w:tcPr>
          <w:p w14:paraId="00000429" w14:textId="77777777" w:rsidR="00CD5CA9" w:rsidRDefault="00CD5CA9">
            <w:pPr>
              <w:spacing w:after="0" w:line="240" w:lineRule="auto"/>
              <w:rPr>
                <w:color w:val="000000"/>
                <w:sz w:val="20"/>
                <w:szCs w:val="20"/>
              </w:rPr>
            </w:pPr>
          </w:p>
        </w:tc>
        <w:tc>
          <w:tcPr>
            <w:tcW w:w="1395" w:type="dxa"/>
            <w:vAlign w:val="center"/>
          </w:tcPr>
          <w:p w14:paraId="0000042A" w14:textId="77777777" w:rsidR="00CD5CA9" w:rsidRDefault="00CD5CA9">
            <w:pPr>
              <w:spacing w:after="0" w:line="240" w:lineRule="auto"/>
              <w:rPr>
                <w:color w:val="000000"/>
                <w:sz w:val="20"/>
                <w:szCs w:val="20"/>
              </w:rPr>
            </w:pPr>
          </w:p>
        </w:tc>
        <w:tc>
          <w:tcPr>
            <w:tcW w:w="1491" w:type="dxa"/>
            <w:vAlign w:val="center"/>
          </w:tcPr>
          <w:p w14:paraId="0000042B" w14:textId="77777777" w:rsidR="00CD5CA9" w:rsidRDefault="00CD5CA9">
            <w:pPr>
              <w:spacing w:after="0" w:line="240" w:lineRule="auto"/>
              <w:rPr>
                <w:color w:val="000000"/>
                <w:sz w:val="20"/>
                <w:szCs w:val="20"/>
              </w:rPr>
            </w:pPr>
          </w:p>
        </w:tc>
        <w:tc>
          <w:tcPr>
            <w:tcW w:w="1355" w:type="dxa"/>
            <w:vAlign w:val="center"/>
          </w:tcPr>
          <w:p w14:paraId="0000042C" w14:textId="77777777" w:rsidR="00CD5CA9" w:rsidRDefault="00CD5CA9">
            <w:pPr>
              <w:spacing w:after="0" w:line="240" w:lineRule="auto"/>
              <w:rPr>
                <w:color w:val="000000"/>
                <w:sz w:val="20"/>
                <w:szCs w:val="20"/>
              </w:rPr>
            </w:pPr>
          </w:p>
        </w:tc>
        <w:tc>
          <w:tcPr>
            <w:tcW w:w="1091" w:type="dxa"/>
            <w:vAlign w:val="center"/>
          </w:tcPr>
          <w:p w14:paraId="0000042D" w14:textId="77777777" w:rsidR="00CD5CA9" w:rsidRDefault="00CD5CA9">
            <w:pPr>
              <w:spacing w:after="0" w:line="240" w:lineRule="auto"/>
              <w:rPr>
                <w:color w:val="000000"/>
                <w:sz w:val="20"/>
                <w:szCs w:val="20"/>
              </w:rPr>
            </w:pPr>
          </w:p>
        </w:tc>
        <w:tc>
          <w:tcPr>
            <w:tcW w:w="844" w:type="dxa"/>
            <w:vAlign w:val="center"/>
          </w:tcPr>
          <w:p w14:paraId="0000042E" w14:textId="77777777" w:rsidR="00CD5CA9" w:rsidRDefault="00CD5CA9">
            <w:pPr>
              <w:spacing w:after="0" w:line="240" w:lineRule="auto"/>
              <w:rPr>
                <w:color w:val="000000"/>
                <w:sz w:val="20"/>
                <w:szCs w:val="20"/>
              </w:rPr>
            </w:pPr>
          </w:p>
        </w:tc>
        <w:tc>
          <w:tcPr>
            <w:tcW w:w="642" w:type="dxa"/>
            <w:vAlign w:val="center"/>
          </w:tcPr>
          <w:p w14:paraId="0000042F" w14:textId="77777777" w:rsidR="00CD5CA9" w:rsidRDefault="00CD5CA9">
            <w:pPr>
              <w:spacing w:after="0" w:line="240" w:lineRule="auto"/>
              <w:rPr>
                <w:color w:val="000000"/>
                <w:sz w:val="20"/>
                <w:szCs w:val="20"/>
              </w:rPr>
            </w:pPr>
          </w:p>
        </w:tc>
      </w:tr>
      <w:tr w:rsidR="00CD5CA9" w14:paraId="0DD82A5C" w14:textId="77777777">
        <w:tc>
          <w:tcPr>
            <w:tcW w:w="355" w:type="dxa"/>
          </w:tcPr>
          <w:p w14:paraId="00000430" w14:textId="77777777" w:rsidR="00CD5CA9" w:rsidRDefault="00CD5CA9">
            <w:pPr>
              <w:numPr>
                <w:ilvl w:val="0"/>
                <w:numId w:val="21"/>
              </w:numPr>
              <w:pBdr>
                <w:top w:val="nil"/>
                <w:left w:val="nil"/>
                <w:bottom w:val="nil"/>
                <w:right w:val="nil"/>
                <w:between w:val="nil"/>
              </w:pBdr>
              <w:spacing w:after="0" w:line="240" w:lineRule="auto"/>
              <w:ind w:left="0" w:firstLine="0"/>
              <w:rPr>
                <w:color w:val="000000"/>
                <w:sz w:val="20"/>
                <w:szCs w:val="20"/>
              </w:rPr>
            </w:pPr>
          </w:p>
        </w:tc>
        <w:tc>
          <w:tcPr>
            <w:tcW w:w="1768" w:type="dxa"/>
            <w:vAlign w:val="center"/>
          </w:tcPr>
          <w:p w14:paraId="00000431" w14:textId="77777777" w:rsidR="00CD5CA9" w:rsidRDefault="00000000">
            <w:pPr>
              <w:spacing w:after="0" w:line="240" w:lineRule="auto"/>
              <w:rPr>
                <w:color w:val="000000"/>
                <w:sz w:val="20"/>
                <w:szCs w:val="20"/>
              </w:rPr>
            </w:pPr>
            <w:r>
              <w:rPr>
                <w:color w:val="000000"/>
                <w:sz w:val="20"/>
                <w:szCs w:val="20"/>
              </w:rPr>
              <w:t>News/magazine websites (online)</w:t>
            </w:r>
          </w:p>
        </w:tc>
        <w:tc>
          <w:tcPr>
            <w:tcW w:w="1224" w:type="dxa"/>
            <w:vAlign w:val="center"/>
          </w:tcPr>
          <w:p w14:paraId="00000432" w14:textId="77777777" w:rsidR="00CD5CA9" w:rsidRDefault="00CD5CA9">
            <w:pPr>
              <w:spacing w:after="0" w:line="240" w:lineRule="auto"/>
              <w:rPr>
                <w:color w:val="000000"/>
                <w:sz w:val="20"/>
                <w:szCs w:val="20"/>
              </w:rPr>
            </w:pPr>
          </w:p>
        </w:tc>
        <w:tc>
          <w:tcPr>
            <w:tcW w:w="1395" w:type="dxa"/>
            <w:vAlign w:val="center"/>
          </w:tcPr>
          <w:p w14:paraId="00000433" w14:textId="77777777" w:rsidR="00CD5CA9" w:rsidRDefault="00CD5CA9">
            <w:pPr>
              <w:spacing w:after="0" w:line="240" w:lineRule="auto"/>
              <w:rPr>
                <w:color w:val="000000"/>
                <w:sz w:val="20"/>
                <w:szCs w:val="20"/>
              </w:rPr>
            </w:pPr>
          </w:p>
        </w:tc>
        <w:tc>
          <w:tcPr>
            <w:tcW w:w="1491" w:type="dxa"/>
            <w:vAlign w:val="center"/>
          </w:tcPr>
          <w:p w14:paraId="00000434" w14:textId="77777777" w:rsidR="00CD5CA9" w:rsidRDefault="00CD5CA9">
            <w:pPr>
              <w:spacing w:after="0" w:line="240" w:lineRule="auto"/>
              <w:rPr>
                <w:color w:val="000000"/>
                <w:sz w:val="20"/>
                <w:szCs w:val="20"/>
              </w:rPr>
            </w:pPr>
          </w:p>
        </w:tc>
        <w:tc>
          <w:tcPr>
            <w:tcW w:w="1355" w:type="dxa"/>
            <w:vAlign w:val="center"/>
          </w:tcPr>
          <w:p w14:paraId="00000435" w14:textId="77777777" w:rsidR="00CD5CA9" w:rsidRDefault="00CD5CA9">
            <w:pPr>
              <w:spacing w:after="0" w:line="240" w:lineRule="auto"/>
              <w:rPr>
                <w:color w:val="000000"/>
                <w:sz w:val="20"/>
                <w:szCs w:val="20"/>
              </w:rPr>
            </w:pPr>
          </w:p>
        </w:tc>
        <w:tc>
          <w:tcPr>
            <w:tcW w:w="1091" w:type="dxa"/>
            <w:vAlign w:val="center"/>
          </w:tcPr>
          <w:p w14:paraId="00000436" w14:textId="77777777" w:rsidR="00CD5CA9" w:rsidRDefault="00CD5CA9">
            <w:pPr>
              <w:spacing w:after="0" w:line="240" w:lineRule="auto"/>
              <w:rPr>
                <w:color w:val="000000"/>
                <w:sz w:val="20"/>
                <w:szCs w:val="20"/>
              </w:rPr>
            </w:pPr>
          </w:p>
        </w:tc>
        <w:tc>
          <w:tcPr>
            <w:tcW w:w="844" w:type="dxa"/>
            <w:vAlign w:val="center"/>
          </w:tcPr>
          <w:p w14:paraId="00000437" w14:textId="77777777" w:rsidR="00CD5CA9" w:rsidRDefault="00CD5CA9">
            <w:pPr>
              <w:spacing w:after="0" w:line="240" w:lineRule="auto"/>
              <w:rPr>
                <w:color w:val="000000"/>
                <w:sz w:val="20"/>
                <w:szCs w:val="20"/>
              </w:rPr>
            </w:pPr>
          </w:p>
        </w:tc>
        <w:tc>
          <w:tcPr>
            <w:tcW w:w="642" w:type="dxa"/>
            <w:vAlign w:val="center"/>
          </w:tcPr>
          <w:p w14:paraId="00000438" w14:textId="77777777" w:rsidR="00CD5CA9" w:rsidRDefault="00CD5CA9">
            <w:pPr>
              <w:spacing w:after="0" w:line="240" w:lineRule="auto"/>
              <w:rPr>
                <w:color w:val="000000"/>
                <w:sz w:val="20"/>
                <w:szCs w:val="20"/>
              </w:rPr>
            </w:pPr>
          </w:p>
        </w:tc>
      </w:tr>
      <w:tr w:rsidR="00CD5CA9" w14:paraId="38DDC0FF" w14:textId="77777777">
        <w:tc>
          <w:tcPr>
            <w:tcW w:w="355" w:type="dxa"/>
          </w:tcPr>
          <w:p w14:paraId="00000439" w14:textId="77777777" w:rsidR="00CD5CA9" w:rsidRDefault="00CD5CA9">
            <w:pPr>
              <w:numPr>
                <w:ilvl w:val="0"/>
                <w:numId w:val="21"/>
              </w:numPr>
              <w:pBdr>
                <w:top w:val="nil"/>
                <w:left w:val="nil"/>
                <w:bottom w:val="nil"/>
                <w:right w:val="nil"/>
                <w:between w:val="nil"/>
              </w:pBdr>
              <w:spacing w:after="0" w:line="240" w:lineRule="auto"/>
              <w:ind w:left="0" w:firstLine="0"/>
              <w:rPr>
                <w:color w:val="000000"/>
                <w:sz w:val="20"/>
                <w:szCs w:val="20"/>
              </w:rPr>
            </w:pPr>
          </w:p>
        </w:tc>
        <w:tc>
          <w:tcPr>
            <w:tcW w:w="1768" w:type="dxa"/>
            <w:vAlign w:val="center"/>
          </w:tcPr>
          <w:p w14:paraId="0000043A" w14:textId="77777777" w:rsidR="00CD5CA9" w:rsidRDefault="00000000">
            <w:pPr>
              <w:spacing w:after="0" w:line="240" w:lineRule="auto"/>
              <w:rPr>
                <w:color w:val="000000"/>
                <w:sz w:val="20"/>
                <w:szCs w:val="20"/>
              </w:rPr>
            </w:pPr>
            <w:r>
              <w:rPr>
                <w:color w:val="000000"/>
                <w:sz w:val="20"/>
                <w:szCs w:val="20"/>
              </w:rPr>
              <w:t>Other websites (online)</w:t>
            </w:r>
          </w:p>
        </w:tc>
        <w:tc>
          <w:tcPr>
            <w:tcW w:w="1224" w:type="dxa"/>
            <w:vAlign w:val="center"/>
          </w:tcPr>
          <w:p w14:paraId="0000043B" w14:textId="77777777" w:rsidR="00CD5CA9" w:rsidRDefault="00CD5CA9">
            <w:pPr>
              <w:spacing w:after="0" w:line="240" w:lineRule="auto"/>
              <w:rPr>
                <w:color w:val="000000"/>
                <w:sz w:val="20"/>
                <w:szCs w:val="20"/>
              </w:rPr>
            </w:pPr>
          </w:p>
        </w:tc>
        <w:tc>
          <w:tcPr>
            <w:tcW w:w="1395" w:type="dxa"/>
            <w:vAlign w:val="center"/>
          </w:tcPr>
          <w:p w14:paraId="0000043C" w14:textId="77777777" w:rsidR="00CD5CA9" w:rsidRDefault="00CD5CA9">
            <w:pPr>
              <w:spacing w:after="0" w:line="240" w:lineRule="auto"/>
              <w:rPr>
                <w:color w:val="000000"/>
                <w:sz w:val="20"/>
                <w:szCs w:val="20"/>
              </w:rPr>
            </w:pPr>
          </w:p>
        </w:tc>
        <w:tc>
          <w:tcPr>
            <w:tcW w:w="1491" w:type="dxa"/>
            <w:vAlign w:val="center"/>
          </w:tcPr>
          <w:p w14:paraId="0000043D" w14:textId="77777777" w:rsidR="00CD5CA9" w:rsidRDefault="00CD5CA9">
            <w:pPr>
              <w:spacing w:after="0" w:line="240" w:lineRule="auto"/>
              <w:rPr>
                <w:color w:val="000000"/>
                <w:sz w:val="20"/>
                <w:szCs w:val="20"/>
              </w:rPr>
            </w:pPr>
          </w:p>
        </w:tc>
        <w:tc>
          <w:tcPr>
            <w:tcW w:w="1355" w:type="dxa"/>
            <w:vAlign w:val="center"/>
          </w:tcPr>
          <w:p w14:paraId="0000043E" w14:textId="77777777" w:rsidR="00CD5CA9" w:rsidRDefault="00CD5CA9">
            <w:pPr>
              <w:spacing w:after="0" w:line="240" w:lineRule="auto"/>
              <w:rPr>
                <w:color w:val="000000"/>
                <w:sz w:val="20"/>
                <w:szCs w:val="20"/>
              </w:rPr>
            </w:pPr>
          </w:p>
        </w:tc>
        <w:tc>
          <w:tcPr>
            <w:tcW w:w="1091" w:type="dxa"/>
            <w:vAlign w:val="center"/>
          </w:tcPr>
          <w:p w14:paraId="0000043F" w14:textId="77777777" w:rsidR="00CD5CA9" w:rsidRDefault="00CD5CA9">
            <w:pPr>
              <w:spacing w:after="0" w:line="240" w:lineRule="auto"/>
              <w:rPr>
                <w:color w:val="000000"/>
                <w:sz w:val="20"/>
                <w:szCs w:val="20"/>
              </w:rPr>
            </w:pPr>
          </w:p>
        </w:tc>
        <w:tc>
          <w:tcPr>
            <w:tcW w:w="844" w:type="dxa"/>
            <w:vAlign w:val="center"/>
          </w:tcPr>
          <w:p w14:paraId="00000440" w14:textId="77777777" w:rsidR="00CD5CA9" w:rsidRDefault="00CD5CA9">
            <w:pPr>
              <w:spacing w:after="0" w:line="240" w:lineRule="auto"/>
              <w:rPr>
                <w:color w:val="000000"/>
                <w:sz w:val="20"/>
                <w:szCs w:val="20"/>
              </w:rPr>
            </w:pPr>
          </w:p>
        </w:tc>
        <w:tc>
          <w:tcPr>
            <w:tcW w:w="642" w:type="dxa"/>
            <w:vAlign w:val="center"/>
          </w:tcPr>
          <w:p w14:paraId="00000441" w14:textId="77777777" w:rsidR="00CD5CA9" w:rsidRDefault="00CD5CA9">
            <w:pPr>
              <w:spacing w:after="0" w:line="240" w:lineRule="auto"/>
              <w:rPr>
                <w:color w:val="000000"/>
                <w:sz w:val="20"/>
                <w:szCs w:val="20"/>
              </w:rPr>
            </w:pPr>
          </w:p>
        </w:tc>
      </w:tr>
      <w:tr w:rsidR="00CD5CA9" w14:paraId="2E41CB9B" w14:textId="77777777">
        <w:tc>
          <w:tcPr>
            <w:tcW w:w="355" w:type="dxa"/>
          </w:tcPr>
          <w:p w14:paraId="00000442" w14:textId="77777777" w:rsidR="00CD5CA9" w:rsidRDefault="00CD5CA9">
            <w:pPr>
              <w:numPr>
                <w:ilvl w:val="0"/>
                <w:numId w:val="21"/>
              </w:numPr>
              <w:pBdr>
                <w:top w:val="nil"/>
                <w:left w:val="nil"/>
                <w:bottom w:val="nil"/>
                <w:right w:val="nil"/>
                <w:between w:val="nil"/>
              </w:pBdr>
              <w:spacing w:after="0" w:line="240" w:lineRule="auto"/>
              <w:ind w:left="0" w:firstLine="0"/>
              <w:rPr>
                <w:color w:val="000000"/>
                <w:sz w:val="20"/>
                <w:szCs w:val="20"/>
              </w:rPr>
            </w:pPr>
          </w:p>
        </w:tc>
        <w:tc>
          <w:tcPr>
            <w:tcW w:w="1768" w:type="dxa"/>
            <w:vAlign w:val="center"/>
          </w:tcPr>
          <w:p w14:paraId="00000443" w14:textId="77777777" w:rsidR="00CD5CA9" w:rsidRDefault="00000000">
            <w:pPr>
              <w:spacing w:after="0" w:line="240" w:lineRule="auto"/>
              <w:rPr>
                <w:color w:val="000000"/>
                <w:sz w:val="20"/>
                <w:szCs w:val="20"/>
              </w:rPr>
            </w:pPr>
            <w:r>
              <w:rPr>
                <w:color w:val="000000"/>
                <w:sz w:val="20"/>
                <w:szCs w:val="20"/>
              </w:rPr>
              <w:t>Pamphlets / brochures</w:t>
            </w:r>
          </w:p>
        </w:tc>
        <w:tc>
          <w:tcPr>
            <w:tcW w:w="1224" w:type="dxa"/>
            <w:vAlign w:val="center"/>
          </w:tcPr>
          <w:p w14:paraId="00000444" w14:textId="77777777" w:rsidR="00CD5CA9" w:rsidRDefault="00CD5CA9">
            <w:pPr>
              <w:spacing w:after="0" w:line="240" w:lineRule="auto"/>
              <w:rPr>
                <w:color w:val="000000"/>
                <w:sz w:val="20"/>
                <w:szCs w:val="20"/>
              </w:rPr>
            </w:pPr>
          </w:p>
        </w:tc>
        <w:tc>
          <w:tcPr>
            <w:tcW w:w="1395" w:type="dxa"/>
            <w:vAlign w:val="center"/>
          </w:tcPr>
          <w:p w14:paraId="00000445" w14:textId="77777777" w:rsidR="00CD5CA9" w:rsidRDefault="00CD5CA9">
            <w:pPr>
              <w:spacing w:after="0" w:line="240" w:lineRule="auto"/>
              <w:rPr>
                <w:color w:val="000000"/>
                <w:sz w:val="20"/>
                <w:szCs w:val="20"/>
              </w:rPr>
            </w:pPr>
          </w:p>
        </w:tc>
        <w:tc>
          <w:tcPr>
            <w:tcW w:w="1491" w:type="dxa"/>
            <w:vAlign w:val="center"/>
          </w:tcPr>
          <w:p w14:paraId="00000446" w14:textId="77777777" w:rsidR="00CD5CA9" w:rsidRDefault="00CD5CA9">
            <w:pPr>
              <w:spacing w:after="0" w:line="240" w:lineRule="auto"/>
              <w:rPr>
                <w:color w:val="000000"/>
                <w:sz w:val="20"/>
                <w:szCs w:val="20"/>
              </w:rPr>
            </w:pPr>
          </w:p>
        </w:tc>
        <w:tc>
          <w:tcPr>
            <w:tcW w:w="1355" w:type="dxa"/>
            <w:vAlign w:val="center"/>
          </w:tcPr>
          <w:p w14:paraId="00000447" w14:textId="77777777" w:rsidR="00CD5CA9" w:rsidRDefault="00CD5CA9">
            <w:pPr>
              <w:spacing w:after="0" w:line="240" w:lineRule="auto"/>
              <w:rPr>
                <w:color w:val="000000"/>
                <w:sz w:val="20"/>
                <w:szCs w:val="20"/>
              </w:rPr>
            </w:pPr>
          </w:p>
        </w:tc>
        <w:tc>
          <w:tcPr>
            <w:tcW w:w="1091" w:type="dxa"/>
            <w:vAlign w:val="center"/>
          </w:tcPr>
          <w:p w14:paraId="00000448" w14:textId="77777777" w:rsidR="00CD5CA9" w:rsidRDefault="00CD5CA9">
            <w:pPr>
              <w:spacing w:after="0" w:line="240" w:lineRule="auto"/>
              <w:rPr>
                <w:color w:val="000000"/>
                <w:sz w:val="20"/>
                <w:szCs w:val="20"/>
              </w:rPr>
            </w:pPr>
          </w:p>
        </w:tc>
        <w:tc>
          <w:tcPr>
            <w:tcW w:w="844" w:type="dxa"/>
            <w:vAlign w:val="center"/>
          </w:tcPr>
          <w:p w14:paraId="00000449" w14:textId="77777777" w:rsidR="00CD5CA9" w:rsidRDefault="00CD5CA9">
            <w:pPr>
              <w:spacing w:after="0" w:line="240" w:lineRule="auto"/>
              <w:rPr>
                <w:color w:val="000000"/>
                <w:sz w:val="20"/>
                <w:szCs w:val="20"/>
              </w:rPr>
            </w:pPr>
          </w:p>
        </w:tc>
        <w:tc>
          <w:tcPr>
            <w:tcW w:w="642" w:type="dxa"/>
            <w:vAlign w:val="center"/>
          </w:tcPr>
          <w:p w14:paraId="0000044A" w14:textId="77777777" w:rsidR="00CD5CA9" w:rsidRDefault="00CD5CA9">
            <w:pPr>
              <w:spacing w:after="0" w:line="240" w:lineRule="auto"/>
              <w:rPr>
                <w:color w:val="000000"/>
                <w:sz w:val="20"/>
                <w:szCs w:val="20"/>
              </w:rPr>
            </w:pPr>
          </w:p>
        </w:tc>
      </w:tr>
      <w:tr w:rsidR="00CD5CA9" w14:paraId="2D2CD266" w14:textId="77777777">
        <w:tc>
          <w:tcPr>
            <w:tcW w:w="355" w:type="dxa"/>
          </w:tcPr>
          <w:p w14:paraId="0000044B" w14:textId="77777777" w:rsidR="00CD5CA9" w:rsidRDefault="00CD5CA9">
            <w:pPr>
              <w:numPr>
                <w:ilvl w:val="0"/>
                <w:numId w:val="21"/>
              </w:numPr>
              <w:pBdr>
                <w:top w:val="nil"/>
                <w:left w:val="nil"/>
                <w:bottom w:val="nil"/>
                <w:right w:val="nil"/>
                <w:between w:val="nil"/>
              </w:pBdr>
              <w:spacing w:after="0" w:line="240" w:lineRule="auto"/>
              <w:ind w:left="0" w:firstLine="0"/>
              <w:rPr>
                <w:color w:val="000000"/>
                <w:sz w:val="20"/>
                <w:szCs w:val="20"/>
              </w:rPr>
            </w:pPr>
          </w:p>
        </w:tc>
        <w:tc>
          <w:tcPr>
            <w:tcW w:w="1768" w:type="dxa"/>
            <w:vAlign w:val="center"/>
          </w:tcPr>
          <w:p w14:paraId="0000044C" w14:textId="77777777" w:rsidR="00CD5CA9" w:rsidRDefault="00000000">
            <w:pPr>
              <w:spacing w:after="0" w:line="240" w:lineRule="auto"/>
              <w:rPr>
                <w:color w:val="000000"/>
                <w:sz w:val="20"/>
                <w:szCs w:val="20"/>
              </w:rPr>
            </w:pPr>
            <w:r>
              <w:rPr>
                <w:color w:val="000000"/>
                <w:sz w:val="20"/>
                <w:szCs w:val="20"/>
              </w:rPr>
              <w:t>Posters / Billboards</w:t>
            </w:r>
          </w:p>
        </w:tc>
        <w:tc>
          <w:tcPr>
            <w:tcW w:w="1224" w:type="dxa"/>
            <w:vAlign w:val="center"/>
          </w:tcPr>
          <w:p w14:paraId="0000044D" w14:textId="77777777" w:rsidR="00CD5CA9" w:rsidRDefault="00CD5CA9">
            <w:pPr>
              <w:spacing w:after="0" w:line="240" w:lineRule="auto"/>
              <w:rPr>
                <w:color w:val="000000"/>
                <w:sz w:val="20"/>
                <w:szCs w:val="20"/>
              </w:rPr>
            </w:pPr>
          </w:p>
        </w:tc>
        <w:tc>
          <w:tcPr>
            <w:tcW w:w="1395" w:type="dxa"/>
            <w:vAlign w:val="center"/>
          </w:tcPr>
          <w:p w14:paraId="0000044E" w14:textId="77777777" w:rsidR="00CD5CA9" w:rsidRDefault="00CD5CA9">
            <w:pPr>
              <w:spacing w:after="0" w:line="240" w:lineRule="auto"/>
              <w:rPr>
                <w:color w:val="000000"/>
                <w:sz w:val="20"/>
                <w:szCs w:val="20"/>
              </w:rPr>
            </w:pPr>
          </w:p>
        </w:tc>
        <w:tc>
          <w:tcPr>
            <w:tcW w:w="1491" w:type="dxa"/>
            <w:vAlign w:val="center"/>
          </w:tcPr>
          <w:p w14:paraId="0000044F" w14:textId="77777777" w:rsidR="00CD5CA9" w:rsidRDefault="00CD5CA9">
            <w:pPr>
              <w:spacing w:after="0" w:line="240" w:lineRule="auto"/>
              <w:rPr>
                <w:color w:val="000000"/>
                <w:sz w:val="20"/>
                <w:szCs w:val="20"/>
              </w:rPr>
            </w:pPr>
          </w:p>
        </w:tc>
        <w:tc>
          <w:tcPr>
            <w:tcW w:w="1355" w:type="dxa"/>
            <w:vAlign w:val="center"/>
          </w:tcPr>
          <w:p w14:paraId="00000450" w14:textId="77777777" w:rsidR="00CD5CA9" w:rsidRDefault="00CD5CA9">
            <w:pPr>
              <w:spacing w:after="0" w:line="240" w:lineRule="auto"/>
              <w:rPr>
                <w:color w:val="000000"/>
                <w:sz w:val="20"/>
                <w:szCs w:val="20"/>
              </w:rPr>
            </w:pPr>
          </w:p>
        </w:tc>
        <w:tc>
          <w:tcPr>
            <w:tcW w:w="1091" w:type="dxa"/>
            <w:vAlign w:val="center"/>
          </w:tcPr>
          <w:p w14:paraId="00000451" w14:textId="77777777" w:rsidR="00CD5CA9" w:rsidRDefault="00CD5CA9">
            <w:pPr>
              <w:spacing w:after="0" w:line="240" w:lineRule="auto"/>
              <w:rPr>
                <w:color w:val="000000"/>
                <w:sz w:val="20"/>
                <w:szCs w:val="20"/>
              </w:rPr>
            </w:pPr>
          </w:p>
        </w:tc>
        <w:tc>
          <w:tcPr>
            <w:tcW w:w="844" w:type="dxa"/>
            <w:vAlign w:val="center"/>
          </w:tcPr>
          <w:p w14:paraId="00000452" w14:textId="77777777" w:rsidR="00CD5CA9" w:rsidRDefault="00CD5CA9">
            <w:pPr>
              <w:spacing w:after="0" w:line="240" w:lineRule="auto"/>
              <w:rPr>
                <w:color w:val="000000"/>
                <w:sz w:val="20"/>
                <w:szCs w:val="20"/>
              </w:rPr>
            </w:pPr>
          </w:p>
        </w:tc>
        <w:tc>
          <w:tcPr>
            <w:tcW w:w="642" w:type="dxa"/>
            <w:vAlign w:val="center"/>
          </w:tcPr>
          <w:p w14:paraId="00000453" w14:textId="77777777" w:rsidR="00CD5CA9" w:rsidRDefault="00CD5CA9">
            <w:pPr>
              <w:spacing w:after="0" w:line="240" w:lineRule="auto"/>
              <w:rPr>
                <w:color w:val="000000"/>
                <w:sz w:val="20"/>
                <w:szCs w:val="20"/>
              </w:rPr>
            </w:pPr>
          </w:p>
        </w:tc>
      </w:tr>
      <w:tr w:rsidR="00CD5CA9" w14:paraId="2B906BC5" w14:textId="77777777">
        <w:tc>
          <w:tcPr>
            <w:tcW w:w="355" w:type="dxa"/>
          </w:tcPr>
          <w:p w14:paraId="00000454" w14:textId="77777777" w:rsidR="00CD5CA9" w:rsidRDefault="00CD5CA9">
            <w:pPr>
              <w:numPr>
                <w:ilvl w:val="0"/>
                <w:numId w:val="21"/>
              </w:numPr>
              <w:pBdr>
                <w:top w:val="nil"/>
                <w:left w:val="nil"/>
                <w:bottom w:val="nil"/>
                <w:right w:val="nil"/>
                <w:between w:val="nil"/>
              </w:pBdr>
              <w:spacing w:after="0" w:line="240" w:lineRule="auto"/>
              <w:ind w:left="0" w:firstLine="0"/>
              <w:rPr>
                <w:color w:val="000000"/>
                <w:sz w:val="20"/>
                <w:szCs w:val="20"/>
              </w:rPr>
            </w:pPr>
          </w:p>
        </w:tc>
        <w:tc>
          <w:tcPr>
            <w:tcW w:w="1768" w:type="dxa"/>
            <w:vAlign w:val="center"/>
          </w:tcPr>
          <w:p w14:paraId="00000455" w14:textId="77777777" w:rsidR="00CD5CA9" w:rsidRDefault="00000000">
            <w:pPr>
              <w:spacing w:after="0" w:line="240" w:lineRule="auto"/>
              <w:rPr>
                <w:color w:val="000000"/>
                <w:sz w:val="20"/>
                <w:szCs w:val="20"/>
              </w:rPr>
            </w:pPr>
            <w:r>
              <w:rPr>
                <w:color w:val="000000"/>
                <w:sz w:val="20"/>
                <w:szCs w:val="20"/>
              </w:rPr>
              <w:t>Mosque/Church</w:t>
            </w:r>
          </w:p>
        </w:tc>
        <w:tc>
          <w:tcPr>
            <w:tcW w:w="1224" w:type="dxa"/>
            <w:vAlign w:val="center"/>
          </w:tcPr>
          <w:p w14:paraId="00000456" w14:textId="77777777" w:rsidR="00CD5CA9" w:rsidRDefault="00CD5CA9">
            <w:pPr>
              <w:spacing w:after="0" w:line="240" w:lineRule="auto"/>
              <w:rPr>
                <w:color w:val="000000"/>
                <w:sz w:val="20"/>
                <w:szCs w:val="20"/>
              </w:rPr>
            </w:pPr>
          </w:p>
        </w:tc>
        <w:tc>
          <w:tcPr>
            <w:tcW w:w="1395" w:type="dxa"/>
            <w:vAlign w:val="center"/>
          </w:tcPr>
          <w:p w14:paraId="00000457" w14:textId="77777777" w:rsidR="00CD5CA9" w:rsidRDefault="00CD5CA9">
            <w:pPr>
              <w:spacing w:after="0" w:line="240" w:lineRule="auto"/>
              <w:rPr>
                <w:color w:val="000000"/>
                <w:sz w:val="20"/>
                <w:szCs w:val="20"/>
              </w:rPr>
            </w:pPr>
          </w:p>
        </w:tc>
        <w:tc>
          <w:tcPr>
            <w:tcW w:w="1491" w:type="dxa"/>
            <w:vAlign w:val="center"/>
          </w:tcPr>
          <w:p w14:paraId="00000458" w14:textId="77777777" w:rsidR="00CD5CA9" w:rsidRDefault="00CD5CA9">
            <w:pPr>
              <w:spacing w:after="0" w:line="240" w:lineRule="auto"/>
              <w:rPr>
                <w:color w:val="000000"/>
                <w:sz w:val="20"/>
                <w:szCs w:val="20"/>
              </w:rPr>
            </w:pPr>
          </w:p>
        </w:tc>
        <w:tc>
          <w:tcPr>
            <w:tcW w:w="1355" w:type="dxa"/>
            <w:vAlign w:val="center"/>
          </w:tcPr>
          <w:p w14:paraId="00000459" w14:textId="77777777" w:rsidR="00CD5CA9" w:rsidRDefault="00CD5CA9">
            <w:pPr>
              <w:spacing w:after="0" w:line="240" w:lineRule="auto"/>
              <w:rPr>
                <w:color w:val="000000"/>
                <w:sz w:val="20"/>
                <w:szCs w:val="20"/>
              </w:rPr>
            </w:pPr>
          </w:p>
        </w:tc>
        <w:tc>
          <w:tcPr>
            <w:tcW w:w="1091" w:type="dxa"/>
            <w:vAlign w:val="center"/>
          </w:tcPr>
          <w:p w14:paraId="0000045A" w14:textId="77777777" w:rsidR="00CD5CA9" w:rsidRDefault="00CD5CA9">
            <w:pPr>
              <w:spacing w:after="0" w:line="240" w:lineRule="auto"/>
              <w:rPr>
                <w:color w:val="000000"/>
                <w:sz w:val="20"/>
                <w:szCs w:val="20"/>
              </w:rPr>
            </w:pPr>
          </w:p>
        </w:tc>
        <w:tc>
          <w:tcPr>
            <w:tcW w:w="844" w:type="dxa"/>
            <w:vAlign w:val="center"/>
          </w:tcPr>
          <w:p w14:paraId="0000045B" w14:textId="77777777" w:rsidR="00CD5CA9" w:rsidRDefault="00CD5CA9">
            <w:pPr>
              <w:spacing w:after="0" w:line="240" w:lineRule="auto"/>
              <w:rPr>
                <w:color w:val="000000"/>
                <w:sz w:val="20"/>
                <w:szCs w:val="20"/>
              </w:rPr>
            </w:pPr>
          </w:p>
        </w:tc>
        <w:tc>
          <w:tcPr>
            <w:tcW w:w="642" w:type="dxa"/>
            <w:vAlign w:val="center"/>
          </w:tcPr>
          <w:p w14:paraId="0000045C" w14:textId="77777777" w:rsidR="00CD5CA9" w:rsidRDefault="00CD5CA9">
            <w:pPr>
              <w:spacing w:after="0" w:line="240" w:lineRule="auto"/>
              <w:rPr>
                <w:color w:val="000000"/>
                <w:sz w:val="20"/>
                <w:szCs w:val="20"/>
              </w:rPr>
            </w:pPr>
          </w:p>
        </w:tc>
      </w:tr>
      <w:tr w:rsidR="00CD5CA9" w14:paraId="5E8340CD" w14:textId="77777777">
        <w:tc>
          <w:tcPr>
            <w:tcW w:w="355" w:type="dxa"/>
          </w:tcPr>
          <w:p w14:paraId="0000045D" w14:textId="77777777" w:rsidR="00CD5CA9" w:rsidRDefault="00CD5CA9">
            <w:pPr>
              <w:numPr>
                <w:ilvl w:val="0"/>
                <w:numId w:val="21"/>
              </w:numPr>
              <w:pBdr>
                <w:top w:val="nil"/>
                <w:left w:val="nil"/>
                <w:bottom w:val="nil"/>
                <w:right w:val="nil"/>
                <w:between w:val="nil"/>
              </w:pBdr>
              <w:spacing w:after="0" w:line="240" w:lineRule="auto"/>
              <w:ind w:left="0" w:firstLine="0"/>
              <w:rPr>
                <w:color w:val="000000"/>
                <w:sz w:val="20"/>
                <w:szCs w:val="20"/>
              </w:rPr>
            </w:pPr>
          </w:p>
        </w:tc>
        <w:tc>
          <w:tcPr>
            <w:tcW w:w="1768" w:type="dxa"/>
            <w:vAlign w:val="center"/>
          </w:tcPr>
          <w:p w14:paraId="0000045E" w14:textId="77777777" w:rsidR="00CD5CA9" w:rsidRDefault="00000000">
            <w:pPr>
              <w:spacing w:after="0" w:line="240" w:lineRule="auto"/>
              <w:rPr>
                <w:color w:val="000000"/>
                <w:sz w:val="20"/>
                <w:szCs w:val="20"/>
              </w:rPr>
            </w:pPr>
            <w:r>
              <w:rPr>
                <w:color w:val="000000"/>
                <w:sz w:val="20"/>
                <w:szCs w:val="20"/>
              </w:rPr>
              <w:t>Community leaders/ Mokhtar</w:t>
            </w:r>
          </w:p>
        </w:tc>
        <w:tc>
          <w:tcPr>
            <w:tcW w:w="1224" w:type="dxa"/>
            <w:vAlign w:val="center"/>
          </w:tcPr>
          <w:p w14:paraId="0000045F" w14:textId="77777777" w:rsidR="00CD5CA9" w:rsidRDefault="00CD5CA9">
            <w:pPr>
              <w:spacing w:after="0" w:line="240" w:lineRule="auto"/>
              <w:rPr>
                <w:color w:val="000000"/>
                <w:sz w:val="20"/>
                <w:szCs w:val="20"/>
              </w:rPr>
            </w:pPr>
          </w:p>
        </w:tc>
        <w:tc>
          <w:tcPr>
            <w:tcW w:w="1395" w:type="dxa"/>
            <w:vAlign w:val="center"/>
          </w:tcPr>
          <w:p w14:paraId="00000460" w14:textId="77777777" w:rsidR="00CD5CA9" w:rsidRDefault="00CD5CA9">
            <w:pPr>
              <w:spacing w:after="0" w:line="240" w:lineRule="auto"/>
              <w:rPr>
                <w:color w:val="000000"/>
                <w:sz w:val="20"/>
                <w:szCs w:val="20"/>
              </w:rPr>
            </w:pPr>
          </w:p>
        </w:tc>
        <w:tc>
          <w:tcPr>
            <w:tcW w:w="1491" w:type="dxa"/>
            <w:vAlign w:val="center"/>
          </w:tcPr>
          <w:p w14:paraId="00000461" w14:textId="77777777" w:rsidR="00CD5CA9" w:rsidRDefault="00CD5CA9">
            <w:pPr>
              <w:spacing w:after="0" w:line="240" w:lineRule="auto"/>
              <w:rPr>
                <w:color w:val="000000"/>
                <w:sz w:val="20"/>
                <w:szCs w:val="20"/>
              </w:rPr>
            </w:pPr>
          </w:p>
        </w:tc>
        <w:tc>
          <w:tcPr>
            <w:tcW w:w="1355" w:type="dxa"/>
            <w:vAlign w:val="center"/>
          </w:tcPr>
          <w:p w14:paraId="00000462" w14:textId="77777777" w:rsidR="00CD5CA9" w:rsidRDefault="00CD5CA9">
            <w:pPr>
              <w:spacing w:after="0" w:line="240" w:lineRule="auto"/>
              <w:rPr>
                <w:color w:val="000000"/>
                <w:sz w:val="20"/>
                <w:szCs w:val="20"/>
              </w:rPr>
            </w:pPr>
          </w:p>
        </w:tc>
        <w:tc>
          <w:tcPr>
            <w:tcW w:w="1091" w:type="dxa"/>
            <w:vAlign w:val="center"/>
          </w:tcPr>
          <w:p w14:paraId="00000463" w14:textId="77777777" w:rsidR="00CD5CA9" w:rsidRDefault="00CD5CA9">
            <w:pPr>
              <w:spacing w:after="0" w:line="240" w:lineRule="auto"/>
              <w:rPr>
                <w:color w:val="000000"/>
                <w:sz w:val="20"/>
                <w:szCs w:val="20"/>
              </w:rPr>
            </w:pPr>
          </w:p>
        </w:tc>
        <w:tc>
          <w:tcPr>
            <w:tcW w:w="844" w:type="dxa"/>
            <w:vAlign w:val="center"/>
          </w:tcPr>
          <w:p w14:paraId="00000464" w14:textId="77777777" w:rsidR="00CD5CA9" w:rsidRDefault="00CD5CA9">
            <w:pPr>
              <w:spacing w:after="0" w:line="240" w:lineRule="auto"/>
              <w:rPr>
                <w:color w:val="000000"/>
                <w:sz w:val="20"/>
                <w:szCs w:val="20"/>
              </w:rPr>
            </w:pPr>
          </w:p>
        </w:tc>
        <w:tc>
          <w:tcPr>
            <w:tcW w:w="642" w:type="dxa"/>
            <w:vAlign w:val="center"/>
          </w:tcPr>
          <w:p w14:paraId="00000465" w14:textId="77777777" w:rsidR="00CD5CA9" w:rsidRDefault="00CD5CA9">
            <w:pPr>
              <w:spacing w:after="0" w:line="240" w:lineRule="auto"/>
              <w:rPr>
                <w:color w:val="000000"/>
                <w:sz w:val="20"/>
                <w:szCs w:val="20"/>
              </w:rPr>
            </w:pPr>
          </w:p>
        </w:tc>
      </w:tr>
      <w:tr w:rsidR="00CD5CA9" w14:paraId="6C59E950" w14:textId="77777777">
        <w:tc>
          <w:tcPr>
            <w:tcW w:w="355" w:type="dxa"/>
          </w:tcPr>
          <w:p w14:paraId="00000466" w14:textId="77777777" w:rsidR="00CD5CA9" w:rsidRDefault="00CD5CA9">
            <w:pPr>
              <w:numPr>
                <w:ilvl w:val="0"/>
                <w:numId w:val="21"/>
              </w:numPr>
              <w:pBdr>
                <w:top w:val="nil"/>
                <w:left w:val="nil"/>
                <w:bottom w:val="nil"/>
                <w:right w:val="nil"/>
                <w:between w:val="nil"/>
              </w:pBdr>
              <w:spacing w:after="0" w:line="240" w:lineRule="auto"/>
              <w:ind w:left="0" w:firstLine="0"/>
              <w:rPr>
                <w:color w:val="000000"/>
                <w:sz w:val="20"/>
                <w:szCs w:val="20"/>
              </w:rPr>
            </w:pPr>
          </w:p>
        </w:tc>
        <w:tc>
          <w:tcPr>
            <w:tcW w:w="1768" w:type="dxa"/>
            <w:vAlign w:val="center"/>
          </w:tcPr>
          <w:p w14:paraId="00000467" w14:textId="77777777" w:rsidR="00CD5CA9" w:rsidRDefault="00000000">
            <w:pPr>
              <w:spacing w:after="0" w:line="240" w:lineRule="auto"/>
              <w:rPr>
                <w:color w:val="000000"/>
                <w:sz w:val="20"/>
                <w:szCs w:val="20"/>
              </w:rPr>
            </w:pPr>
            <w:r>
              <w:rPr>
                <w:color w:val="000000"/>
                <w:sz w:val="20"/>
                <w:szCs w:val="20"/>
              </w:rPr>
              <w:t>Friends and family</w:t>
            </w:r>
          </w:p>
        </w:tc>
        <w:tc>
          <w:tcPr>
            <w:tcW w:w="1224" w:type="dxa"/>
            <w:vAlign w:val="center"/>
          </w:tcPr>
          <w:p w14:paraId="00000468" w14:textId="77777777" w:rsidR="00CD5CA9" w:rsidRDefault="00CD5CA9">
            <w:pPr>
              <w:spacing w:after="0" w:line="240" w:lineRule="auto"/>
              <w:rPr>
                <w:color w:val="000000"/>
                <w:sz w:val="20"/>
                <w:szCs w:val="20"/>
              </w:rPr>
            </w:pPr>
          </w:p>
        </w:tc>
        <w:tc>
          <w:tcPr>
            <w:tcW w:w="1395" w:type="dxa"/>
            <w:vAlign w:val="center"/>
          </w:tcPr>
          <w:p w14:paraId="00000469" w14:textId="77777777" w:rsidR="00CD5CA9" w:rsidRDefault="00CD5CA9">
            <w:pPr>
              <w:spacing w:after="0" w:line="240" w:lineRule="auto"/>
              <w:rPr>
                <w:color w:val="000000"/>
                <w:sz w:val="20"/>
                <w:szCs w:val="20"/>
              </w:rPr>
            </w:pPr>
          </w:p>
        </w:tc>
        <w:tc>
          <w:tcPr>
            <w:tcW w:w="1491" w:type="dxa"/>
            <w:vAlign w:val="center"/>
          </w:tcPr>
          <w:p w14:paraId="0000046A" w14:textId="77777777" w:rsidR="00CD5CA9" w:rsidRDefault="00CD5CA9">
            <w:pPr>
              <w:spacing w:after="0" w:line="240" w:lineRule="auto"/>
              <w:rPr>
                <w:color w:val="000000"/>
                <w:sz w:val="20"/>
                <w:szCs w:val="20"/>
              </w:rPr>
            </w:pPr>
          </w:p>
        </w:tc>
        <w:tc>
          <w:tcPr>
            <w:tcW w:w="1355" w:type="dxa"/>
            <w:vAlign w:val="center"/>
          </w:tcPr>
          <w:p w14:paraId="0000046B" w14:textId="77777777" w:rsidR="00CD5CA9" w:rsidRDefault="00CD5CA9">
            <w:pPr>
              <w:spacing w:after="0" w:line="240" w:lineRule="auto"/>
              <w:rPr>
                <w:color w:val="000000"/>
                <w:sz w:val="20"/>
                <w:szCs w:val="20"/>
              </w:rPr>
            </w:pPr>
          </w:p>
        </w:tc>
        <w:tc>
          <w:tcPr>
            <w:tcW w:w="1091" w:type="dxa"/>
            <w:vAlign w:val="center"/>
          </w:tcPr>
          <w:p w14:paraId="0000046C" w14:textId="77777777" w:rsidR="00CD5CA9" w:rsidRDefault="00CD5CA9">
            <w:pPr>
              <w:spacing w:after="0" w:line="240" w:lineRule="auto"/>
              <w:rPr>
                <w:color w:val="000000"/>
                <w:sz w:val="20"/>
                <w:szCs w:val="20"/>
              </w:rPr>
            </w:pPr>
          </w:p>
        </w:tc>
        <w:tc>
          <w:tcPr>
            <w:tcW w:w="844" w:type="dxa"/>
            <w:vAlign w:val="center"/>
          </w:tcPr>
          <w:p w14:paraId="0000046D" w14:textId="77777777" w:rsidR="00CD5CA9" w:rsidRDefault="00CD5CA9">
            <w:pPr>
              <w:spacing w:after="0" w:line="240" w:lineRule="auto"/>
              <w:rPr>
                <w:color w:val="000000"/>
                <w:sz w:val="20"/>
                <w:szCs w:val="20"/>
              </w:rPr>
            </w:pPr>
          </w:p>
        </w:tc>
        <w:tc>
          <w:tcPr>
            <w:tcW w:w="642" w:type="dxa"/>
            <w:vAlign w:val="center"/>
          </w:tcPr>
          <w:p w14:paraId="0000046E" w14:textId="77777777" w:rsidR="00CD5CA9" w:rsidRDefault="00CD5CA9">
            <w:pPr>
              <w:spacing w:after="0" w:line="240" w:lineRule="auto"/>
              <w:rPr>
                <w:color w:val="000000"/>
                <w:sz w:val="20"/>
                <w:szCs w:val="20"/>
              </w:rPr>
            </w:pPr>
          </w:p>
        </w:tc>
      </w:tr>
      <w:tr w:rsidR="00CD5CA9" w14:paraId="50589108" w14:textId="77777777">
        <w:tc>
          <w:tcPr>
            <w:tcW w:w="355" w:type="dxa"/>
          </w:tcPr>
          <w:p w14:paraId="0000046F" w14:textId="77777777" w:rsidR="00CD5CA9" w:rsidRDefault="00000000">
            <w:pPr>
              <w:pBdr>
                <w:top w:val="nil"/>
                <w:left w:val="nil"/>
                <w:bottom w:val="nil"/>
                <w:right w:val="nil"/>
                <w:between w:val="nil"/>
              </w:pBdr>
              <w:spacing w:after="0" w:line="240" w:lineRule="auto"/>
              <w:rPr>
                <w:color w:val="000000"/>
                <w:sz w:val="20"/>
                <w:szCs w:val="20"/>
              </w:rPr>
            </w:pPr>
            <w:r>
              <w:rPr>
                <w:color w:val="000000"/>
                <w:sz w:val="20"/>
                <w:szCs w:val="20"/>
              </w:rPr>
              <w:t>i.</w:t>
            </w:r>
          </w:p>
        </w:tc>
        <w:tc>
          <w:tcPr>
            <w:tcW w:w="1768" w:type="dxa"/>
            <w:vAlign w:val="center"/>
          </w:tcPr>
          <w:p w14:paraId="00000470" w14:textId="77777777" w:rsidR="00CD5CA9" w:rsidRDefault="00000000">
            <w:pPr>
              <w:spacing w:after="0" w:line="240" w:lineRule="auto"/>
              <w:rPr>
                <w:color w:val="000000"/>
                <w:sz w:val="20"/>
                <w:szCs w:val="20"/>
              </w:rPr>
            </w:pPr>
            <w:r>
              <w:rPr>
                <w:color w:val="000000"/>
                <w:sz w:val="20"/>
                <w:szCs w:val="20"/>
              </w:rPr>
              <w:t>Colleagues/work</w:t>
            </w:r>
          </w:p>
        </w:tc>
        <w:tc>
          <w:tcPr>
            <w:tcW w:w="1224" w:type="dxa"/>
            <w:vAlign w:val="center"/>
          </w:tcPr>
          <w:p w14:paraId="00000471" w14:textId="77777777" w:rsidR="00CD5CA9" w:rsidRDefault="00CD5CA9">
            <w:pPr>
              <w:spacing w:after="0" w:line="240" w:lineRule="auto"/>
              <w:rPr>
                <w:color w:val="000000"/>
                <w:sz w:val="20"/>
                <w:szCs w:val="20"/>
              </w:rPr>
            </w:pPr>
          </w:p>
        </w:tc>
        <w:tc>
          <w:tcPr>
            <w:tcW w:w="1395" w:type="dxa"/>
            <w:vAlign w:val="center"/>
          </w:tcPr>
          <w:p w14:paraId="00000472" w14:textId="77777777" w:rsidR="00CD5CA9" w:rsidRDefault="00CD5CA9">
            <w:pPr>
              <w:spacing w:after="0" w:line="240" w:lineRule="auto"/>
              <w:rPr>
                <w:color w:val="000000"/>
                <w:sz w:val="20"/>
                <w:szCs w:val="20"/>
              </w:rPr>
            </w:pPr>
          </w:p>
        </w:tc>
        <w:tc>
          <w:tcPr>
            <w:tcW w:w="1491" w:type="dxa"/>
            <w:vAlign w:val="center"/>
          </w:tcPr>
          <w:p w14:paraId="00000473" w14:textId="77777777" w:rsidR="00CD5CA9" w:rsidRDefault="00CD5CA9">
            <w:pPr>
              <w:spacing w:after="0" w:line="240" w:lineRule="auto"/>
              <w:rPr>
                <w:color w:val="000000"/>
                <w:sz w:val="20"/>
                <w:szCs w:val="20"/>
              </w:rPr>
            </w:pPr>
          </w:p>
        </w:tc>
        <w:tc>
          <w:tcPr>
            <w:tcW w:w="1355" w:type="dxa"/>
            <w:vAlign w:val="center"/>
          </w:tcPr>
          <w:p w14:paraId="00000474" w14:textId="77777777" w:rsidR="00CD5CA9" w:rsidRDefault="00CD5CA9">
            <w:pPr>
              <w:spacing w:after="0" w:line="240" w:lineRule="auto"/>
              <w:rPr>
                <w:color w:val="000000"/>
                <w:sz w:val="20"/>
                <w:szCs w:val="20"/>
              </w:rPr>
            </w:pPr>
          </w:p>
        </w:tc>
        <w:tc>
          <w:tcPr>
            <w:tcW w:w="1091" w:type="dxa"/>
            <w:vAlign w:val="center"/>
          </w:tcPr>
          <w:p w14:paraId="00000475" w14:textId="77777777" w:rsidR="00CD5CA9" w:rsidRDefault="00CD5CA9">
            <w:pPr>
              <w:spacing w:after="0" w:line="240" w:lineRule="auto"/>
              <w:rPr>
                <w:color w:val="000000"/>
                <w:sz w:val="20"/>
                <w:szCs w:val="20"/>
              </w:rPr>
            </w:pPr>
          </w:p>
        </w:tc>
        <w:tc>
          <w:tcPr>
            <w:tcW w:w="844" w:type="dxa"/>
            <w:vAlign w:val="center"/>
          </w:tcPr>
          <w:p w14:paraId="00000476" w14:textId="77777777" w:rsidR="00CD5CA9" w:rsidRDefault="00CD5CA9">
            <w:pPr>
              <w:spacing w:after="0" w:line="240" w:lineRule="auto"/>
              <w:rPr>
                <w:color w:val="000000"/>
                <w:sz w:val="20"/>
                <w:szCs w:val="20"/>
              </w:rPr>
            </w:pPr>
          </w:p>
        </w:tc>
        <w:tc>
          <w:tcPr>
            <w:tcW w:w="642" w:type="dxa"/>
            <w:vAlign w:val="center"/>
          </w:tcPr>
          <w:p w14:paraId="00000477" w14:textId="77777777" w:rsidR="00CD5CA9" w:rsidRDefault="00CD5CA9">
            <w:pPr>
              <w:spacing w:after="0" w:line="240" w:lineRule="auto"/>
              <w:rPr>
                <w:color w:val="000000"/>
                <w:sz w:val="20"/>
                <w:szCs w:val="20"/>
              </w:rPr>
            </w:pPr>
          </w:p>
        </w:tc>
      </w:tr>
    </w:tbl>
    <w:p w14:paraId="00000478" w14:textId="77777777" w:rsidR="00CD5CA9" w:rsidRDefault="00000000">
      <w:pPr>
        <w:pStyle w:val="Heading3"/>
      </w:pPr>
      <w:bookmarkStart w:id="25" w:name="_Toc183466663"/>
      <w:r>
        <w:t>Development Priorities</w:t>
      </w:r>
      <w:bookmarkEnd w:id="25"/>
    </w:p>
    <w:p w14:paraId="00000479" w14:textId="77777777" w:rsidR="00CD5CA9" w:rsidRDefault="00000000">
      <w:r>
        <w:t xml:space="preserve">Thanks. We are almost done. </w:t>
      </w:r>
      <w:bookmarkStart w:id="26" w:name="_Hlk184716848"/>
      <w:r>
        <w:t xml:space="preserve">I would like to end with a few questions about what issues you think donors, especially USAID, should address in your community and in the West Bank and Gaza      </w:t>
      </w:r>
      <w:bookmarkEnd w:id="26"/>
      <w:r>
        <w:t>.</w:t>
      </w:r>
    </w:p>
    <w:p w14:paraId="0000047A" w14:textId="77777777" w:rsidR="00CD5CA9" w:rsidRDefault="00000000">
      <w:pPr>
        <w:numPr>
          <w:ilvl w:val="0"/>
          <w:numId w:val="20"/>
        </w:numPr>
        <w:pBdr>
          <w:top w:val="nil"/>
          <w:left w:val="nil"/>
          <w:bottom w:val="nil"/>
          <w:right w:val="nil"/>
          <w:between w:val="nil"/>
        </w:pBdr>
        <w:spacing w:after="0" w:line="240" w:lineRule="auto"/>
        <w:rPr>
          <w:color w:val="6C6463"/>
        </w:rPr>
      </w:pPr>
      <w:r>
        <w:rPr>
          <w:color w:val="000000"/>
        </w:rPr>
        <w:t>On a personal level, what are your top three priorities or concerns?  [Do not read list, select all mentioned]</w:t>
      </w:r>
    </w:p>
    <w:p w14:paraId="0000047B" w14:textId="77777777" w:rsidR="00CD5CA9" w:rsidRDefault="00000000">
      <w:pPr>
        <w:numPr>
          <w:ilvl w:val="3"/>
          <w:numId w:val="1"/>
        </w:numPr>
        <w:pBdr>
          <w:top w:val="nil"/>
          <w:left w:val="nil"/>
          <w:bottom w:val="nil"/>
          <w:right w:val="nil"/>
          <w:between w:val="nil"/>
        </w:pBdr>
        <w:spacing w:after="0" w:line="240" w:lineRule="auto"/>
      </w:pPr>
      <w:r>
        <w:rPr>
          <w:color w:val="000000"/>
        </w:rPr>
        <w:t>Job Creation</w:t>
      </w:r>
    </w:p>
    <w:p w14:paraId="0000047C" w14:textId="77777777" w:rsidR="00CD5CA9" w:rsidRDefault="00000000">
      <w:pPr>
        <w:numPr>
          <w:ilvl w:val="3"/>
          <w:numId w:val="1"/>
        </w:numPr>
        <w:pBdr>
          <w:top w:val="nil"/>
          <w:left w:val="nil"/>
          <w:bottom w:val="nil"/>
          <w:right w:val="nil"/>
          <w:between w:val="nil"/>
        </w:pBdr>
        <w:spacing w:after="0" w:line="240" w:lineRule="auto"/>
      </w:pPr>
      <w:r>
        <w:rPr>
          <w:color w:val="000000"/>
        </w:rPr>
        <w:lastRenderedPageBreak/>
        <w:t>Transportation</w:t>
      </w:r>
    </w:p>
    <w:p w14:paraId="0000047D" w14:textId="77777777" w:rsidR="00CD5CA9" w:rsidRDefault="00000000">
      <w:pPr>
        <w:numPr>
          <w:ilvl w:val="3"/>
          <w:numId w:val="1"/>
        </w:numPr>
        <w:pBdr>
          <w:top w:val="nil"/>
          <w:left w:val="nil"/>
          <w:bottom w:val="nil"/>
          <w:right w:val="nil"/>
          <w:between w:val="nil"/>
        </w:pBdr>
        <w:spacing w:after="0" w:line="240" w:lineRule="auto"/>
      </w:pPr>
      <w:r>
        <w:rPr>
          <w:color w:val="000000"/>
        </w:rPr>
        <w:t xml:space="preserve">Health </w:t>
      </w:r>
    </w:p>
    <w:p w14:paraId="0000047E" w14:textId="77777777" w:rsidR="00CD5CA9" w:rsidRDefault="00000000">
      <w:pPr>
        <w:numPr>
          <w:ilvl w:val="3"/>
          <w:numId w:val="1"/>
        </w:numPr>
        <w:pBdr>
          <w:top w:val="nil"/>
          <w:left w:val="nil"/>
          <w:bottom w:val="nil"/>
          <w:right w:val="nil"/>
          <w:between w:val="nil"/>
        </w:pBdr>
        <w:spacing w:after="0" w:line="240" w:lineRule="auto"/>
      </w:pPr>
      <w:r>
        <w:rPr>
          <w:color w:val="000000"/>
        </w:rPr>
        <w:t>Sanitation</w:t>
      </w:r>
    </w:p>
    <w:p w14:paraId="0000047F" w14:textId="77777777" w:rsidR="00CD5CA9" w:rsidRDefault="00000000">
      <w:pPr>
        <w:numPr>
          <w:ilvl w:val="3"/>
          <w:numId w:val="1"/>
        </w:numPr>
        <w:pBdr>
          <w:top w:val="nil"/>
          <w:left w:val="nil"/>
          <w:bottom w:val="nil"/>
          <w:right w:val="nil"/>
          <w:between w:val="nil"/>
        </w:pBdr>
        <w:spacing w:after="0" w:line="240" w:lineRule="auto"/>
      </w:pPr>
      <w:r>
        <w:rPr>
          <w:color w:val="000000"/>
        </w:rPr>
        <w:t>Environment</w:t>
      </w:r>
    </w:p>
    <w:p w14:paraId="00000480" w14:textId="77777777" w:rsidR="00CD5CA9" w:rsidRDefault="00000000">
      <w:pPr>
        <w:numPr>
          <w:ilvl w:val="3"/>
          <w:numId w:val="1"/>
        </w:numPr>
        <w:pBdr>
          <w:top w:val="nil"/>
          <w:left w:val="nil"/>
          <w:bottom w:val="nil"/>
          <w:right w:val="nil"/>
          <w:between w:val="nil"/>
        </w:pBdr>
        <w:spacing w:after="0" w:line="240" w:lineRule="auto"/>
      </w:pPr>
      <w:r>
        <w:rPr>
          <w:color w:val="000000"/>
        </w:rPr>
        <w:t>Peacebuilding and conflict resolution</w:t>
      </w:r>
    </w:p>
    <w:p w14:paraId="00000481" w14:textId="77777777" w:rsidR="00CD5CA9" w:rsidRDefault="00000000">
      <w:pPr>
        <w:numPr>
          <w:ilvl w:val="3"/>
          <w:numId w:val="1"/>
        </w:numPr>
        <w:pBdr>
          <w:top w:val="nil"/>
          <w:left w:val="nil"/>
          <w:bottom w:val="nil"/>
          <w:right w:val="nil"/>
          <w:between w:val="nil"/>
        </w:pBdr>
        <w:spacing w:after="0" w:line="240" w:lineRule="auto"/>
      </w:pPr>
      <w:r>
        <w:rPr>
          <w:color w:val="000000"/>
        </w:rPr>
        <w:t>Government/Governance and civic engagement</w:t>
      </w:r>
    </w:p>
    <w:p w14:paraId="00000482" w14:textId="77777777" w:rsidR="00CD5CA9" w:rsidRDefault="00000000">
      <w:pPr>
        <w:numPr>
          <w:ilvl w:val="3"/>
          <w:numId w:val="1"/>
        </w:numPr>
        <w:pBdr>
          <w:top w:val="nil"/>
          <w:left w:val="nil"/>
          <w:bottom w:val="nil"/>
          <w:right w:val="nil"/>
          <w:between w:val="nil"/>
        </w:pBdr>
        <w:spacing w:after="0" w:line="240" w:lineRule="auto"/>
        <w:rPr>
          <w:color w:val="000000"/>
        </w:rPr>
      </w:pPr>
      <w:r>
        <w:rPr>
          <w:color w:val="000000"/>
        </w:rPr>
        <w:t>Food security and nutritional support</w:t>
      </w:r>
    </w:p>
    <w:p w14:paraId="00000483" w14:textId="77777777" w:rsidR="00CD5CA9" w:rsidRDefault="00000000">
      <w:pPr>
        <w:numPr>
          <w:ilvl w:val="3"/>
          <w:numId w:val="1"/>
        </w:numPr>
        <w:pBdr>
          <w:top w:val="nil"/>
          <w:left w:val="nil"/>
          <w:bottom w:val="nil"/>
          <w:right w:val="nil"/>
          <w:between w:val="nil"/>
        </w:pBdr>
        <w:spacing w:after="0" w:line="240" w:lineRule="auto"/>
        <w:rPr>
          <w:color w:val="000000"/>
        </w:rPr>
      </w:pPr>
      <w:r>
        <w:rPr>
          <w:color w:val="000000"/>
        </w:rPr>
        <w:t>Job training and support</w:t>
      </w:r>
    </w:p>
    <w:p w14:paraId="00000484" w14:textId="77777777" w:rsidR="00CD5CA9" w:rsidRDefault="00000000">
      <w:pPr>
        <w:numPr>
          <w:ilvl w:val="3"/>
          <w:numId w:val="1"/>
        </w:numPr>
        <w:pBdr>
          <w:top w:val="nil"/>
          <w:left w:val="nil"/>
          <w:bottom w:val="nil"/>
          <w:right w:val="nil"/>
          <w:between w:val="nil"/>
        </w:pBdr>
        <w:spacing w:after="0" w:line="240" w:lineRule="auto"/>
      </w:pPr>
      <w:r>
        <w:rPr>
          <w:color w:val="000000"/>
        </w:rPr>
        <w:t>Youth focused activities</w:t>
      </w:r>
      <w:r>
        <w:t xml:space="preserve">     </w:t>
      </w:r>
    </w:p>
    <w:p w14:paraId="00000485" w14:textId="77777777" w:rsidR="00CD5CA9" w:rsidRDefault="00000000">
      <w:pPr>
        <w:numPr>
          <w:ilvl w:val="3"/>
          <w:numId w:val="1"/>
        </w:numPr>
        <w:pBdr>
          <w:top w:val="nil"/>
          <w:left w:val="nil"/>
          <w:bottom w:val="nil"/>
          <w:right w:val="nil"/>
          <w:between w:val="nil"/>
        </w:pBdr>
        <w:spacing w:after="0" w:line="240" w:lineRule="auto"/>
        <w:rPr>
          <w:color w:val="000000"/>
        </w:rPr>
      </w:pPr>
      <w:r>
        <w:rPr>
          <w:color w:val="000000"/>
        </w:rPr>
        <w:t>Support for local civil society groups</w:t>
      </w:r>
    </w:p>
    <w:p w14:paraId="00000486" w14:textId="77777777" w:rsidR="00CD5CA9" w:rsidRDefault="00000000">
      <w:pPr>
        <w:numPr>
          <w:ilvl w:val="3"/>
          <w:numId w:val="1"/>
        </w:numPr>
        <w:pBdr>
          <w:top w:val="nil"/>
          <w:left w:val="nil"/>
          <w:bottom w:val="nil"/>
          <w:right w:val="nil"/>
          <w:between w:val="nil"/>
        </w:pBdr>
        <w:spacing w:after="0" w:line="240" w:lineRule="auto"/>
        <w:rPr>
          <w:color w:val="000000"/>
        </w:rPr>
      </w:pPr>
      <w:r>
        <w:rPr>
          <w:color w:val="000000"/>
        </w:rPr>
        <w:t>School/education activities</w:t>
      </w:r>
    </w:p>
    <w:p w14:paraId="00000487" w14:textId="77777777" w:rsidR="00CD5CA9" w:rsidRDefault="00000000">
      <w:pPr>
        <w:numPr>
          <w:ilvl w:val="3"/>
          <w:numId w:val="1"/>
        </w:numPr>
        <w:pBdr>
          <w:top w:val="nil"/>
          <w:left w:val="nil"/>
          <w:bottom w:val="nil"/>
          <w:right w:val="nil"/>
          <w:between w:val="nil"/>
        </w:pBdr>
        <w:spacing w:after="0" w:line="240" w:lineRule="auto"/>
        <w:rPr>
          <w:color w:val="000000"/>
        </w:rPr>
      </w:pPr>
      <w:r>
        <w:rPr>
          <w:color w:val="000000"/>
        </w:rPr>
        <w:t>Agriculture</w:t>
      </w:r>
    </w:p>
    <w:p w14:paraId="00000488" w14:textId="77777777" w:rsidR="00CD5CA9" w:rsidRDefault="00000000">
      <w:pPr>
        <w:numPr>
          <w:ilvl w:val="3"/>
          <w:numId w:val="1"/>
        </w:numPr>
        <w:spacing w:after="0"/>
      </w:pPr>
      <w:r>
        <w:t>Economic growth activities for small businesses</w:t>
      </w:r>
    </w:p>
    <w:p w14:paraId="00000489" w14:textId="77777777" w:rsidR="00CD5CA9" w:rsidRDefault="00000000">
      <w:pPr>
        <w:numPr>
          <w:ilvl w:val="3"/>
          <w:numId w:val="1"/>
        </w:numPr>
        <w:pBdr>
          <w:top w:val="nil"/>
          <w:left w:val="nil"/>
          <w:bottom w:val="nil"/>
          <w:right w:val="nil"/>
          <w:between w:val="nil"/>
        </w:pBdr>
        <w:spacing w:after="0" w:line="240" w:lineRule="auto"/>
      </w:pPr>
      <w:r>
        <w:t>Tourism</w:t>
      </w:r>
    </w:p>
    <w:p w14:paraId="0000048A" w14:textId="77777777" w:rsidR="00CD5CA9" w:rsidRDefault="00000000">
      <w:pPr>
        <w:numPr>
          <w:ilvl w:val="3"/>
          <w:numId w:val="1"/>
        </w:numPr>
        <w:pBdr>
          <w:top w:val="nil"/>
          <w:left w:val="nil"/>
          <w:bottom w:val="nil"/>
          <w:right w:val="nil"/>
          <w:between w:val="nil"/>
        </w:pBdr>
        <w:spacing w:after="0" w:line="240" w:lineRule="auto"/>
      </w:pPr>
      <w:r>
        <w:t>Women’s empowerment</w:t>
      </w:r>
    </w:p>
    <w:p w14:paraId="0000048B" w14:textId="77777777" w:rsidR="00CD5CA9" w:rsidRDefault="00000000">
      <w:pPr>
        <w:numPr>
          <w:ilvl w:val="3"/>
          <w:numId w:val="1"/>
        </w:numPr>
        <w:pBdr>
          <w:top w:val="nil"/>
          <w:left w:val="nil"/>
          <w:bottom w:val="nil"/>
          <w:right w:val="nil"/>
          <w:between w:val="nil"/>
        </w:pBdr>
        <w:spacing w:after="0" w:line="240" w:lineRule="auto"/>
      </w:pPr>
      <w:r>
        <w:t xml:space="preserve">Shelter  </w:t>
      </w:r>
    </w:p>
    <w:p w14:paraId="0000048C" w14:textId="77777777" w:rsidR="00CD5CA9" w:rsidRDefault="00000000">
      <w:pPr>
        <w:numPr>
          <w:ilvl w:val="3"/>
          <w:numId w:val="1"/>
        </w:numPr>
        <w:pBdr>
          <w:top w:val="nil"/>
          <w:left w:val="nil"/>
          <w:bottom w:val="nil"/>
          <w:right w:val="nil"/>
          <w:between w:val="nil"/>
        </w:pBdr>
        <w:spacing w:after="0" w:line="240" w:lineRule="auto"/>
      </w:pPr>
      <w:r>
        <w:t>Drinking water</w:t>
      </w:r>
    </w:p>
    <w:p w14:paraId="0000048D" w14:textId="77777777" w:rsidR="00CD5CA9" w:rsidRDefault="00000000">
      <w:pPr>
        <w:numPr>
          <w:ilvl w:val="3"/>
          <w:numId w:val="1"/>
        </w:numPr>
        <w:pBdr>
          <w:top w:val="nil"/>
          <w:left w:val="nil"/>
          <w:bottom w:val="nil"/>
          <w:right w:val="nil"/>
          <w:between w:val="nil"/>
        </w:pBdr>
        <w:spacing w:after="0" w:line="240" w:lineRule="auto"/>
      </w:pPr>
      <w:r>
        <w:t>leaving Gaza</w:t>
      </w:r>
    </w:p>
    <w:p w14:paraId="0000048E" w14:textId="77777777" w:rsidR="00CD5CA9" w:rsidRDefault="00000000">
      <w:pPr>
        <w:numPr>
          <w:ilvl w:val="3"/>
          <w:numId w:val="1"/>
        </w:numPr>
        <w:pBdr>
          <w:top w:val="nil"/>
          <w:left w:val="nil"/>
          <w:bottom w:val="nil"/>
          <w:right w:val="nil"/>
          <w:between w:val="nil"/>
        </w:pBdr>
        <w:spacing w:after="0" w:line="240" w:lineRule="auto"/>
      </w:pPr>
      <w:r>
        <w:t>Resettlement/ Reconstruction</w:t>
      </w:r>
    </w:p>
    <w:p w14:paraId="0000048F" w14:textId="77777777" w:rsidR="00CD5CA9" w:rsidRDefault="00000000">
      <w:pPr>
        <w:numPr>
          <w:ilvl w:val="3"/>
          <w:numId w:val="1"/>
        </w:numPr>
        <w:pBdr>
          <w:top w:val="nil"/>
          <w:left w:val="nil"/>
          <w:bottom w:val="nil"/>
          <w:right w:val="nil"/>
          <w:between w:val="nil"/>
        </w:pBdr>
        <w:spacing w:after="0" w:line="240" w:lineRule="auto"/>
      </w:pPr>
      <w:r>
        <w:t xml:space="preserve">     </w:t>
      </w:r>
      <w:r>
        <w:rPr>
          <w:color w:val="000000"/>
        </w:rPr>
        <w:t>Other: _____</w:t>
      </w:r>
    </w:p>
    <w:p w14:paraId="00000490" w14:textId="77777777" w:rsidR="00CD5CA9" w:rsidRDefault="00000000">
      <w:pPr>
        <w:pBdr>
          <w:top w:val="nil"/>
          <w:left w:val="nil"/>
          <w:bottom w:val="nil"/>
          <w:right w:val="nil"/>
          <w:between w:val="nil"/>
        </w:pBdr>
        <w:spacing w:after="0" w:line="240" w:lineRule="auto"/>
        <w:ind w:left="1260" w:hanging="360"/>
        <w:rPr>
          <w:color w:val="000000"/>
        </w:rPr>
      </w:pPr>
      <w:r>
        <w:rPr>
          <w:color w:val="000000"/>
        </w:rPr>
        <w:t>98. Refused (vol)</w:t>
      </w:r>
    </w:p>
    <w:p w14:paraId="00000491" w14:textId="77777777" w:rsidR="00CD5CA9" w:rsidRDefault="00000000">
      <w:pPr>
        <w:pBdr>
          <w:top w:val="nil"/>
          <w:left w:val="nil"/>
          <w:bottom w:val="nil"/>
          <w:right w:val="nil"/>
          <w:between w:val="nil"/>
        </w:pBdr>
        <w:spacing w:line="240" w:lineRule="auto"/>
        <w:ind w:left="1260" w:hanging="360"/>
        <w:rPr>
          <w:color w:val="000000"/>
        </w:rPr>
      </w:pPr>
      <w:r>
        <w:rPr>
          <w:color w:val="000000"/>
        </w:rPr>
        <w:t>99. Don’t know (vol)</w:t>
      </w:r>
    </w:p>
    <w:p w14:paraId="00000492" w14:textId="77777777" w:rsidR="00CD5CA9" w:rsidRDefault="00000000">
      <w:pPr>
        <w:pBdr>
          <w:top w:val="nil"/>
          <w:left w:val="nil"/>
          <w:bottom w:val="nil"/>
          <w:right w:val="nil"/>
          <w:between w:val="nil"/>
        </w:pBdr>
        <w:spacing w:after="0" w:line="240" w:lineRule="auto"/>
        <w:ind w:left="900" w:hanging="360"/>
        <w:rPr>
          <w:rFonts w:ascii="Gill Sans" w:hAnsi="Gill Sans" w:cs="Gill Sans"/>
          <w:i/>
          <w:color w:val="C00000"/>
        </w:rPr>
      </w:pPr>
      <w:r>
        <w:rPr>
          <w:rFonts w:ascii="Gill Sans" w:hAnsi="Gill Sans" w:cs="Gill Sans"/>
          <w:i/>
          <w:color w:val="C00000"/>
        </w:rPr>
        <w:t>94. Asked to stop the interview.</w:t>
      </w:r>
    </w:p>
    <w:p w14:paraId="00000493" w14:textId="77777777" w:rsidR="00CD5CA9" w:rsidRDefault="00000000">
      <w:pPr>
        <w:pBdr>
          <w:top w:val="nil"/>
          <w:left w:val="nil"/>
          <w:bottom w:val="nil"/>
          <w:right w:val="nil"/>
          <w:between w:val="nil"/>
        </w:pBdr>
        <w:spacing w:after="0" w:line="240" w:lineRule="auto"/>
        <w:ind w:left="900" w:hanging="360"/>
        <w:rPr>
          <w:rFonts w:ascii="Gill Sans" w:hAnsi="Gill Sans" w:cs="Gill Sans"/>
          <w:i/>
          <w:color w:val="C00000"/>
        </w:rPr>
      </w:pPr>
      <w:r>
        <w:rPr>
          <w:rFonts w:ascii="Gill Sans" w:hAnsi="Gill Sans" w:cs="Gill Sans"/>
          <w:i/>
          <w:color w:val="C00000"/>
        </w:rPr>
        <w:t>93. Not asked due to interview stoppage</w:t>
      </w:r>
    </w:p>
    <w:p w14:paraId="00000494" w14:textId="77777777" w:rsidR="00CD5CA9" w:rsidRDefault="00CD5CA9">
      <w:pPr>
        <w:pBdr>
          <w:top w:val="nil"/>
          <w:left w:val="nil"/>
          <w:bottom w:val="nil"/>
          <w:right w:val="nil"/>
          <w:between w:val="nil"/>
        </w:pBdr>
        <w:spacing w:line="240" w:lineRule="auto"/>
        <w:ind w:left="1260" w:hanging="360"/>
        <w:rPr>
          <w:color w:val="000000"/>
        </w:rPr>
      </w:pPr>
    </w:p>
    <w:p w14:paraId="00000495" w14:textId="77777777" w:rsidR="00CD5CA9" w:rsidRDefault="00000000">
      <w:pPr>
        <w:pBdr>
          <w:top w:val="nil"/>
          <w:left w:val="nil"/>
          <w:bottom w:val="nil"/>
          <w:right w:val="nil"/>
          <w:between w:val="nil"/>
        </w:pBdr>
        <w:spacing w:after="0" w:line="240" w:lineRule="auto"/>
      </w:pPr>
      <w:r>
        <w:rPr>
          <w:color w:val="000000"/>
        </w:rPr>
        <w:t>38.   Do you feel things in West Bank are going in the right direction or wrong direction right now?</w:t>
      </w:r>
    </w:p>
    <w:p w14:paraId="00000496" w14:textId="77777777" w:rsidR="00CD5CA9" w:rsidRDefault="00000000">
      <w:pPr>
        <w:numPr>
          <w:ilvl w:val="3"/>
          <w:numId w:val="5"/>
        </w:numPr>
        <w:pBdr>
          <w:top w:val="nil"/>
          <w:left w:val="nil"/>
          <w:bottom w:val="nil"/>
          <w:right w:val="nil"/>
          <w:between w:val="nil"/>
        </w:pBdr>
        <w:spacing w:after="0" w:line="240" w:lineRule="auto"/>
      </w:pPr>
      <w:r>
        <w:rPr>
          <w:color w:val="000000"/>
        </w:rPr>
        <w:t>Right direction</w:t>
      </w:r>
    </w:p>
    <w:p w14:paraId="00000497" w14:textId="77777777" w:rsidR="00CD5CA9" w:rsidRDefault="00000000">
      <w:pPr>
        <w:numPr>
          <w:ilvl w:val="3"/>
          <w:numId w:val="5"/>
        </w:numPr>
        <w:pBdr>
          <w:top w:val="nil"/>
          <w:left w:val="nil"/>
          <w:bottom w:val="nil"/>
          <w:right w:val="nil"/>
          <w:between w:val="nil"/>
        </w:pBdr>
        <w:spacing w:after="0" w:line="240" w:lineRule="auto"/>
      </w:pPr>
      <w:r>
        <w:rPr>
          <w:color w:val="000000"/>
        </w:rPr>
        <w:t>Wrong direction</w:t>
      </w:r>
    </w:p>
    <w:p w14:paraId="00000498" w14:textId="77777777" w:rsidR="00CD5CA9" w:rsidRDefault="00000000">
      <w:pPr>
        <w:pBdr>
          <w:top w:val="nil"/>
          <w:left w:val="nil"/>
          <w:bottom w:val="nil"/>
          <w:right w:val="nil"/>
          <w:between w:val="nil"/>
        </w:pBdr>
        <w:spacing w:after="0" w:line="240" w:lineRule="auto"/>
        <w:ind w:left="1260" w:hanging="360"/>
        <w:rPr>
          <w:color w:val="000000"/>
        </w:rPr>
      </w:pPr>
      <w:r>
        <w:rPr>
          <w:color w:val="000000"/>
        </w:rPr>
        <w:t>98. Refused (vol)</w:t>
      </w:r>
    </w:p>
    <w:p w14:paraId="00000499" w14:textId="77777777" w:rsidR="00CD5CA9" w:rsidRDefault="00000000">
      <w:pPr>
        <w:pBdr>
          <w:top w:val="nil"/>
          <w:left w:val="nil"/>
          <w:bottom w:val="nil"/>
          <w:right w:val="nil"/>
          <w:between w:val="nil"/>
        </w:pBdr>
        <w:spacing w:after="0" w:line="240" w:lineRule="auto"/>
        <w:ind w:left="1260" w:hanging="360"/>
        <w:rPr>
          <w:color w:val="000000"/>
        </w:rPr>
      </w:pPr>
      <w:r>
        <w:rPr>
          <w:color w:val="000000"/>
        </w:rPr>
        <w:t>99. Don’t know (vol)</w:t>
      </w:r>
    </w:p>
    <w:p w14:paraId="0000049A" w14:textId="77777777" w:rsidR="00CD5CA9" w:rsidRDefault="00000000">
      <w:pPr>
        <w:pBdr>
          <w:top w:val="nil"/>
          <w:left w:val="nil"/>
          <w:bottom w:val="nil"/>
          <w:right w:val="nil"/>
          <w:between w:val="nil"/>
        </w:pBdr>
        <w:spacing w:after="0" w:line="240" w:lineRule="auto"/>
        <w:ind w:left="900" w:hanging="360"/>
        <w:rPr>
          <w:rFonts w:ascii="Gill Sans" w:hAnsi="Gill Sans" w:cs="Gill Sans"/>
          <w:i/>
          <w:color w:val="C00000"/>
        </w:rPr>
      </w:pPr>
      <w:r>
        <w:rPr>
          <w:rFonts w:ascii="Gill Sans" w:hAnsi="Gill Sans" w:cs="Gill Sans"/>
          <w:i/>
          <w:color w:val="C00000"/>
        </w:rPr>
        <w:t>94. Asked to stop the interview.</w:t>
      </w:r>
    </w:p>
    <w:p w14:paraId="0000049B" w14:textId="77777777" w:rsidR="00CD5CA9" w:rsidRDefault="00000000">
      <w:pPr>
        <w:pBdr>
          <w:top w:val="nil"/>
          <w:left w:val="nil"/>
          <w:bottom w:val="nil"/>
          <w:right w:val="nil"/>
          <w:between w:val="nil"/>
        </w:pBdr>
        <w:spacing w:after="0" w:line="240" w:lineRule="auto"/>
        <w:ind w:left="900" w:hanging="360"/>
        <w:rPr>
          <w:rFonts w:ascii="Gill Sans" w:hAnsi="Gill Sans" w:cs="Gill Sans"/>
          <w:i/>
          <w:color w:val="C00000"/>
        </w:rPr>
      </w:pPr>
      <w:r>
        <w:rPr>
          <w:rFonts w:ascii="Gill Sans" w:hAnsi="Gill Sans" w:cs="Gill Sans"/>
          <w:i/>
          <w:color w:val="C00000"/>
        </w:rPr>
        <w:t>93. Not asked due to interview stoppage</w:t>
      </w:r>
    </w:p>
    <w:p w14:paraId="0000049C" w14:textId="77777777" w:rsidR="00CD5CA9" w:rsidRDefault="00CD5CA9">
      <w:pPr>
        <w:pBdr>
          <w:top w:val="nil"/>
          <w:left w:val="nil"/>
          <w:bottom w:val="nil"/>
          <w:right w:val="nil"/>
          <w:between w:val="nil"/>
        </w:pBdr>
        <w:spacing w:after="0" w:line="240" w:lineRule="auto"/>
        <w:ind w:left="1260" w:hanging="360"/>
        <w:rPr>
          <w:color w:val="000000"/>
        </w:rPr>
      </w:pPr>
    </w:p>
    <w:p w14:paraId="0000049D" w14:textId="77777777" w:rsidR="00CD5CA9" w:rsidRDefault="00CD5CA9">
      <w:pPr>
        <w:pBdr>
          <w:top w:val="nil"/>
          <w:left w:val="nil"/>
          <w:bottom w:val="nil"/>
          <w:right w:val="nil"/>
          <w:between w:val="nil"/>
        </w:pBdr>
        <w:spacing w:after="0" w:line="240" w:lineRule="auto"/>
        <w:ind w:left="1260" w:hanging="360"/>
        <w:rPr>
          <w:color w:val="000000"/>
        </w:rPr>
      </w:pPr>
    </w:p>
    <w:p w14:paraId="0000049E" w14:textId="77777777" w:rsidR="00CD5CA9" w:rsidRDefault="00000000">
      <w:pPr>
        <w:pBdr>
          <w:top w:val="nil"/>
          <w:left w:val="nil"/>
          <w:bottom w:val="nil"/>
          <w:right w:val="nil"/>
          <w:between w:val="nil"/>
        </w:pBdr>
      </w:pPr>
      <w:r>
        <w:rPr>
          <w:color w:val="000000"/>
        </w:rPr>
        <w:t>39. Do you feel things in Gaza are going in the right direction or wrong direction right now?</w:t>
      </w:r>
    </w:p>
    <w:p w14:paraId="0000049F" w14:textId="77777777" w:rsidR="00CD5CA9" w:rsidRDefault="00000000">
      <w:pPr>
        <w:numPr>
          <w:ilvl w:val="3"/>
          <w:numId w:val="5"/>
        </w:numPr>
        <w:pBdr>
          <w:top w:val="nil"/>
          <w:left w:val="nil"/>
          <w:bottom w:val="nil"/>
          <w:right w:val="nil"/>
          <w:between w:val="nil"/>
        </w:pBdr>
        <w:spacing w:after="0" w:line="240" w:lineRule="auto"/>
      </w:pPr>
      <w:r>
        <w:rPr>
          <w:color w:val="000000"/>
        </w:rPr>
        <w:t>Right direction</w:t>
      </w:r>
    </w:p>
    <w:p w14:paraId="000004A0" w14:textId="77777777" w:rsidR="00CD5CA9" w:rsidRDefault="00000000">
      <w:pPr>
        <w:numPr>
          <w:ilvl w:val="3"/>
          <w:numId w:val="5"/>
        </w:numPr>
        <w:pBdr>
          <w:top w:val="nil"/>
          <w:left w:val="nil"/>
          <w:bottom w:val="nil"/>
          <w:right w:val="nil"/>
          <w:between w:val="nil"/>
        </w:pBdr>
        <w:spacing w:after="0" w:line="240" w:lineRule="auto"/>
      </w:pPr>
      <w:r>
        <w:rPr>
          <w:color w:val="000000"/>
        </w:rPr>
        <w:t>Wrong direction</w:t>
      </w:r>
    </w:p>
    <w:p w14:paraId="000004A1" w14:textId="77777777" w:rsidR="00CD5CA9" w:rsidRDefault="00000000">
      <w:pPr>
        <w:pBdr>
          <w:top w:val="nil"/>
          <w:left w:val="nil"/>
          <w:bottom w:val="nil"/>
          <w:right w:val="nil"/>
          <w:between w:val="nil"/>
        </w:pBdr>
        <w:spacing w:after="0" w:line="240" w:lineRule="auto"/>
        <w:ind w:left="1260" w:hanging="360"/>
        <w:rPr>
          <w:color w:val="000000"/>
        </w:rPr>
      </w:pPr>
      <w:r>
        <w:rPr>
          <w:color w:val="000000"/>
        </w:rPr>
        <w:t>98. Refused (vol)</w:t>
      </w:r>
    </w:p>
    <w:p w14:paraId="000004A2" w14:textId="77777777" w:rsidR="00CD5CA9" w:rsidRDefault="00000000">
      <w:pPr>
        <w:pBdr>
          <w:top w:val="nil"/>
          <w:left w:val="nil"/>
          <w:bottom w:val="nil"/>
          <w:right w:val="nil"/>
          <w:between w:val="nil"/>
        </w:pBdr>
        <w:spacing w:after="0" w:line="240" w:lineRule="auto"/>
        <w:ind w:left="1260" w:hanging="360"/>
        <w:rPr>
          <w:color w:val="000000"/>
        </w:rPr>
      </w:pPr>
      <w:r>
        <w:rPr>
          <w:color w:val="000000"/>
        </w:rPr>
        <w:t>99. Don’t know (vol)</w:t>
      </w:r>
    </w:p>
    <w:p w14:paraId="000004A3" w14:textId="77777777" w:rsidR="00CD5CA9" w:rsidRDefault="00000000">
      <w:pPr>
        <w:pBdr>
          <w:top w:val="nil"/>
          <w:left w:val="nil"/>
          <w:bottom w:val="nil"/>
          <w:right w:val="nil"/>
          <w:between w:val="nil"/>
        </w:pBdr>
        <w:spacing w:after="0" w:line="240" w:lineRule="auto"/>
        <w:ind w:left="900" w:hanging="360"/>
        <w:rPr>
          <w:rFonts w:ascii="Gill Sans" w:hAnsi="Gill Sans" w:cs="Gill Sans"/>
          <w:i/>
          <w:color w:val="C00000"/>
        </w:rPr>
      </w:pPr>
      <w:r>
        <w:rPr>
          <w:rFonts w:ascii="Gill Sans" w:hAnsi="Gill Sans" w:cs="Gill Sans"/>
          <w:i/>
          <w:color w:val="C00000"/>
        </w:rPr>
        <w:t>94. Asked to stop the interview.</w:t>
      </w:r>
    </w:p>
    <w:p w14:paraId="000004A4" w14:textId="77777777" w:rsidR="00CD5CA9" w:rsidRDefault="00000000">
      <w:pPr>
        <w:pBdr>
          <w:top w:val="nil"/>
          <w:left w:val="nil"/>
          <w:bottom w:val="nil"/>
          <w:right w:val="nil"/>
          <w:between w:val="nil"/>
        </w:pBdr>
        <w:spacing w:after="0" w:line="240" w:lineRule="auto"/>
        <w:ind w:left="900" w:hanging="360"/>
        <w:rPr>
          <w:rFonts w:ascii="Gill Sans" w:hAnsi="Gill Sans" w:cs="Gill Sans"/>
          <w:i/>
          <w:color w:val="C00000"/>
        </w:rPr>
      </w:pPr>
      <w:r>
        <w:rPr>
          <w:rFonts w:ascii="Gill Sans" w:hAnsi="Gill Sans" w:cs="Gill Sans"/>
          <w:i/>
          <w:color w:val="C00000"/>
        </w:rPr>
        <w:t>93. Not asked due to interview stoppage</w:t>
      </w:r>
    </w:p>
    <w:p w14:paraId="000004A5" w14:textId="77777777" w:rsidR="00CD5CA9" w:rsidRDefault="00CD5CA9">
      <w:pPr>
        <w:pBdr>
          <w:top w:val="nil"/>
          <w:left w:val="nil"/>
          <w:bottom w:val="nil"/>
          <w:right w:val="nil"/>
          <w:between w:val="nil"/>
        </w:pBdr>
        <w:spacing w:after="0" w:line="240" w:lineRule="auto"/>
        <w:ind w:left="1260" w:hanging="360"/>
        <w:rPr>
          <w:color w:val="000000"/>
        </w:rPr>
      </w:pPr>
    </w:p>
    <w:p w14:paraId="000004A6" w14:textId="77777777" w:rsidR="00CD5CA9" w:rsidRDefault="00CD5CA9">
      <w:pPr>
        <w:pBdr>
          <w:top w:val="nil"/>
          <w:left w:val="nil"/>
          <w:bottom w:val="nil"/>
          <w:right w:val="nil"/>
          <w:between w:val="nil"/>
        </w:pBdr>
        <w:spacing w:after="0" w:line="240" w:lineRule="auto"/>
        <w:rPr>
          <w:color w:val="000000"/>
        </w:rPr>
      </w:pPr>
    </w:p>
    <w:p w14:paraId="000004A7" w14:textId="77777777" w:rsidR="00CD5CA9" w:rsidRDefault="00000000">
      <w:pPr>
        <w:numPr>
          <w:ilvl w:val="0"/>
          <w:numId w:val="42"/>
        </w:numPr>
        <w:pBdr>
          <w:top w:val="nil"/>
          <w:left w:val="nil"/>
          <w:bottom w:val="nil"/>
          <w:right w:val="nil"/>
          <w:between w:val="nil"/>
        </w:pBdr>
        <w:spacing w:after="0" w:line="240" w:lineRule="auto"/>
      </w:pPr>
      <w:r>
        <w:rPr>
          <w:rFonts w:ascii="Gill Sans" w:hAnsi="Gill Sans" w:cs="Gill Sans"/>
          <w:color w:val="000000"/>
        </w:rPr>
        <w:t>Do you have a great deal of confidence, a fair amount of confidence, not very much confidence, or no confidence at all in each of the following?</w:t>
      </w:r>
    </w:p>
    <w:tbl>
      <w:tblPr>
        <w:tblStyle w:val="af1"/>
        <w:tblW w:w="9710" w:type="dxa"/>
        <w:tblBorders>
          <w:top w:val="nil"/>
          <w:left w:val="nil"/>
          <w:bottom w:val="nil"/>
          <w:right w:val="nil"/>
          <w:insideH w:val="nil"/>
          <w:insideV w:val="nil"/>
        </w:tblBorders>
        <w:tblLayout w:type="fixed"/>
        <w:tblLook w:val="0600" w:firstRow="0" w:lastRow="0" w:firstColumn="0" w:lastColumn="0" w:noHBand="1" w:noVBand="1"/>
      </w:tblPr>
      <w:tblGrid>
        <w:gridCol w:w="3938"/>
        <w:gridCol w:w="822"/>
        <w:gridCol w:w="1080"/>
        <w:gridCol w:w="1170"/>
        <w:gridCol w:w="860"/>
        <w:gridCol w:w="834"/>
        <w:gridCol w:w="1006"/>
      </w:tblGrid>
      <w:tr w:rsidR="00CD5CA9" w14:paraId="70C0BA31" w14:textId="77777777">
        <w:trPr>
          <w:trHeight w:val="321"/>
        </w:trPr>
        <w:tc>
          <w:tcPr>
            <w:tcW w:w="3938" w:type="dxa"/>
            <w:tcBorders>
              <w:top w:val="single" w:sz="8" w:space="0" w:color="000000"/>
              <w:left w:val="single" w:sz="8" w:space="0" w:color="000000"/>
              <w:bottom w:val="single" w:sz="8" w:space="0" w:color="000000"/>
              <w:right w:val="single" w:sz="8" w:space="0" w:color="000000"/>
            </w:tcBorders>
            <w:shd w:val="clear" w:color="auto" w:fill="002060"/>
            <w:tcMar>
              <w:top w:w="100" w:type="dxa"/>
              <w:left w:w="100" w:type="dxa"/>
              <w:bottom w:w="100" w:type="dxa"/>
              <w:right w:w="100" w:type="dxa"/>
            </w:tcMar>
          </w:tcPr>
          <w:p w14:paraId="000004A8" w14:textId="77777777" w:rsidR="00CD5CA9" w:rsidRDefault="00000000">
            <w:pPr>
              <w:spacing w:before="60" w:after="60" w:line="240" w:lineRule="auto"/>
              <w:rPr>
                <w:b/>
                <w:color w:val="FFFFFF"/>
              </w:rPr>
            </w:pPr>
            <w:r>
              <w:rPr>
                <w:b/>
                <w:color w:val="FFFFFF"/>
              </w:rPr>
              <w:t xml:space="preserve"> </w:t>
            </w:r>
          </w:p>
        </w:tc>
        <w:tc>
          <w:tcPr>
            <w:tcW w:w="822" w:type="dxa"/>
            <w:tcBorders>
              <w:top w:val="single" w:sz="8" w:space="0" w:color="000000"/>
              <w:left w:val="nil"/>
              <w:bottom w:val="single" w:sz="8" w:space="0" w:color="000000"/>
              <w:right w:val="single" w:sz="8" w:space="0" w:color="000000"/>
            </w:tcBorders>
            <w:shd w:val="clear" w:color="auto" w:fill="002060"/>
            <w:tcMar>
              <w:top w:w="100" w:type="dxa"/>
              <w:left w:w="100" w:type="dxa"/>
              <w:bottom w:w="100" w:type="dxa"/>
              <w:right w:w="100" w:type="dxa"/>
            </w:tcMar>
          </w:tcPr>
          <w:p w14:paraId="000004A9" w14:textId="77777777" w:rsidR="00CD5CA9" w:rsidRDefault="00000000">
            <w:pPr>
              <w:spacing w:before="60" w:after="60" w:line="240" w:lineRule="auto"/>
              <w:jc w:val="center"/>
              <w:rPr>
                <w:b/>
                <w:color w:val="FFFFFF"/>
              </w:rPr>
            </w:pPr>
            <w:r>
              <w:rPr>
                <w:b/>
                <w:color w:val="FFFFFF"/>
              </w:rPr>
              <w:t>Great deal</w:t>
            </w:r>
          </w:p>
        </w:tc>
        <w:tc>
          <w:tcPr>
            <w:tcW w:w="1080" w:type="dxa"/>
            <w:tcBorders>
              <w:top w:val="single" w:sz="8" w:space="0" w:color="000000"/>
              <w:left w:val="nil"/>
              <w:bottom w:val="single" w:sz="8" w:space="0" w:color="000000"/>
              <w:right w:val="single" w:sz="8" w:space="0" w:color="000000"/>
            </w:tcBorders>
            <w:shd w:val="clear" w:color="auto" w:fill="002060"/>
            <w:tcMar>
              <w:top w:w="100" w:type="dxa"/>
              <w:left w:w="100" w:type="dxa"/>
              <w:bottom w:w="100" w:type="dxa"/>
              <w:right w:w="100" w:type="dxa"/>
            </w:tcMar>
          </w:tcPr>
          <w:p w14:paraId="000004AA" w14:textId="77777777" w:rsidR="00CD5CA9" w:rsidRDefault="00000000">
            <w:pPr>
              <w:spacing w:before="60" w:after="60" w:line="240" w:lineRule="auto"/>
              <w:jc w:val="center"/>
              <w:rPr>
                <w:b/>
                <w:color w:val="FFFFFF"/>
              </w:rPr>
            </w:pPr>
            <w:r>
              <w:rPr>
                <w:b/>
                <w:color w:val="FFFFFF"/>
              </w:rPr>
              <w:t>Fair amount</w:t>
            </w:r>
          </w:p>
        </w:tc>
        <w:tc>
          <w:tcPr>
            <w:tcW w:w="1170" w:type="dxa"/>
            <w:tcBorders>
              <w:top w:val="single" w:sz="8" w:space="0" w:color="000000"/>
              <w:left w:val="nil"/>
              <w:bottom w:val="single" w:sz="8" w:space="0" w:color="000000"/>
              <w:right w:val="single" w:sz="8" w:space="0" w:color="000000"/>
            </w:tcBorders>
            <w:shd w:val="clear" w:color="auto" w:fill="002060"/>
            <w:tcMar>
              <w:top w:w="100" w:type="dxa"/>
              <w:left w:w="100" w:type="dxa"/>
              <w:bottom w:w="100" w:type="dxa"/>
              <w:right w:w="100" w:type="dxa"/>
            </w:tcMar>
          </w:tcPr>
          <w:p w14:paraId="000004AB" w14:textId="77777777" w:rsidR="00CD5CA9" w:rsidRDefault="00000000">
            <w:pPr>
              <w:spacing w:before="60" w:after="60" w:line="240" w:lineRule="auto"/>
              <w:jc w:val="center"/>
              <w:rPr>
                <w:b/>
                <w:color w:val="FFFFFF"/>
              </w:rPr>
            </w:pPr>
            <w:r>
              <w:rPr>
                <w:b/>
                <w:color w:val="FFFFFF"/>
              </w:rPr>
              <w:t>Not very much</w:t>
            </w:r>
          </w:p>
        </w:tc>
        <w:tc>
          <w:tcPr>
            <w:tcW w:w="860" w:type="dxa"/>
            <w:tcBorders>
              <w:top w:val="single" w:sz="8" w:space="0" w:color="000000"/>
              <w:left w:val="nil"/>
              <w:bottom w:val="single" w:sz="8" w:space="0" w:color="000000"/>
              <w:right w:val="single" w:sz="8" w:space="0" w:color="000000"/>
            </w:tcBorders>
            <w:shd w:val="clear" w:color="auto" w:fill="002060"/>
            <w:tcMar>
              <w:top w:w="100" w:type="dxa"/>
              <w:left w:w="100" w:type="dxa"/>
              <w:bottom w:w="100" w:type="dxa"/>
              <w:right w:w="100" w:type="dxa"/>
            </w:tcMar>
          </w:tcPr>
          <w:p w14:paraId="000004AC" w14:textId="77777777" w:rsidR="00CD5CA9" w:rsidRDefault="00000000">
            <w:pPr>
              <w:spacing w:before="60" w:after="60" w:line="240" w:lineRule="auto"/>
              <w:jc w:val="center"/>
              <w:rPr>
                <w:b/>
                <w:color w:val="FFFFFF"/>
              </w:rPr>
            </w:pPr>
            <w:r>
              <w:rPr>
                <w:b/>
                <w:color w:val="FFFFFF"/>
              </w:rPr>
              <w:t>None at all</w:t>
            </w:r>
          </w:p>
        </w:tc>
        <w:tc>
          <w:tcPr>
            <w:tcW w:w="834" w:type="dxa"/>
            <w:tcBorders>
              <w:top w:val="single" w:sz="8" w:space="0" w:color="000000"/>
              <w:left w:val="nil"/>
              <w:bottom w:val="single" w:sz="8" w:space="0" w:color="000000"/>
              <w:right w:val="single" w:sz="8" w:space="0" w:color="000000"/>
            </w:tcBorders>
            <w:shd w:val="clear" w:color="auto" w:fill="002060"/>
            <w:tcMar>
              <w:top w:w="100" w:type="dxa"/>
              <w:left w:w="100" w:type="dxa"/>
              <w:bottom w:w="100" w:type="dxa"/>
              <w:right w:w="100" w:type="dxa"/>
            </w:tcMar>
          </w:tcPr>
          <w:p w14:paraId="000004AD" w14:textId="77777777" w:rsidR="00CD5CA9" w:rsidRDefault="00000000">
            <w:pPr>
              <w:spacing w:before="60" w:after="60" w:line="240" w:lineRule="auto"/>
              <w:jc w:val="center"/>
              <w:rPr>
                <w:b/>
                <w:color w:val="FFFFFF"/>
              </w:rPr>
            </w:pPr>
            <w:r>
              <w:rPr>
                <w:b/>
                <w:color w:val="FFFFFF"/>
              </w:rPr>
              <w:t>Don’t know</w:t>
            </w:r>
          </w:p>
        </w:tc>
        <w:tc>
          <w:tcPr>
            <w:tcW w:w="1006" w:type="dxa"/>
            <w:tcBorders>
              <w:top w:val="single" w:sz="8" w:space="0" w:color="000000"/>
              <w:left w:val="nil"/>
              <w:bottom w:val="single" w:sz="8" w:space="0" w:color="000000"/>
              <w:right w:val="single" w:sz="8" w:space="0" w:color="000000"/>
            </w:tcBorders>
            <w:shd w:val="clear" w:color="auto" w:fill="002060"/>
            <w:tcMar>
              <w:top w:w="100" w:type="dxa"/>
              <w:left w:w="100" w:type="dxa"/>
              <w:bottom w:w="100" w:type="dxa"/>
              <w:right w:w="100" w:type="dxa"/>
            </w:tcMar>
          </w:tcPr>
          <w:p w14:paraId="000004AE" w14:textId="77777777" w:rsidR="00CD5CA9" w:rsidRDefault="00000000">
            <w:pPr>
              <w:spacing w:before="60" w:after="60" w:line="240" w:lineRule="auto"/>
              <w:jc w:val="center"/>
              <w:rPr>
                <w:b/>
                <w:color w:val="FFFFFF"/>
              </w:rPr>
            </w:pPr>
            <w:r>
              <w:rPr>
                <w:b/>
                <w:color w:val="FFFFFF"/>
              </w:rPr>
              <w:t>No answer</w:t>
            </w:r>
          </w:p>
        </w:tc>
      </w:tr>
      <w:tr w:rsidR="00CD5CA9" w14:paraId="2CB3E549" w14:textId="77777777">
        <w:trPr>
          <w:trHeight w:val="16"/>
        </w:trPr>
        <w:tc>
          <w:tcPr>
            <w:tcW w:w="3938"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00004AF" w14:textId="77777777" w:rsidR="00CD5CA9" w:rsidRDefault="00000000">
            <w:pPr>
              <w:spacing w:after="0"/>
              <w:rPr>
                <w:color w:val="222222"/>
                <w:sz w:val="20"/>
                <w:szCs w:val="20"/>
              </w:rPr>
            </w:pPr>
            <w:r>
              <w:rPr>
                <w:color w:val="222222"/>
                <w:sz w:val="20"/>
                <w:szCs w:val="20"/>
              </w:rPr>
              <w:t>a. Your local government</w:t>
            </w:r>
          </w:p>
        </w:tc>
        <w:tc>
          <w:tcPr>
            <w:tcW w:w="82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00004B0" w14:textId="77777777" w:rsidR="00CD5CA9" w:rsidRDefault="00000000">
            <w:pPr>
              <w:spacing w:after="0"/>
              <w:jc w:val="center"/>
              <w:rPr>
                <w:color w:val="222222"/>
                <w:sz w:val="20"/>
                <w:szCs w:val="20"/>
              </w:rPr>
            </w:pPr>
            <w:r>
              <w:rPr>
                <w:color w:val="222222"/>
                <w:sz w:val="20"/>
                <w:szCs w:val="20"/>
              </w:rPr>
              <w:t>1</w:t>
            </w:r>
          </w:p>
        </w:tc>
        <w:tc>
          <w:tcPr>
            <w:tcW w:w="108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00004B1" w14:textId="77777777" w:rsidR="00CD5CA9" w:rsidRDefault="00000000">
            <w:pPr>
              <w:spacing w:after="0"/>
              <w:jc w:val="center"/>
              <w:rPr>
                <w:color w:val="222222"/>
                <w:sz w:val="20"/>
                <w:szCs w:val="20"/>
              </w:rPr>
            </w:pPr>
            <w:r>
              <w:rPr>
                <w:color w:val="222222"/>
                <w:sz w:val="20"/>
                <w:szCs w:val="20"/>
              </w:rPr>
              <w:t>2</w:t>
            </w:r>
          </w:p>
        </w:tc>
        <w:tc>
          <w:tcPr>
            <w:tcW w:w="117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00004B2" w14:textId="77777777" w:rsidR="00CD5CA9" w:rsidRDefault="00000000">
            <w:pPr>
              <w:spacing w:after="0"/>
              <w:jc w:val="center"/>
              <w:rPr>
                <w:color w:val="222222"/>
                <w:sz w:val="20"/>
                <w:szCs w:val="20"/>
              </w:rPr>
            </w:pPr>
            <w:r>
              <w:rPr>
                <w:color w:val="222222"/>
                <w:sz w:val="20"/>
                <w:szCs w:val="20"/>
              </w:rPr>
              <w:t>3</w:t>
            </w:r>
          </w:p>
        </w:tc>
        <w:tc>
          <w:tcPr>
            <w:tcW w:w="8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00004B3" w14:textId="77777777" w:rsidR="00CD5CA9" w:rsidRDefault="00000000">
            <w:pPr>
              <w:spacing w:after="0"/>
              <w:jc w:val="center"/>
              <w:rPr>
                <w:color w:val="222222"/>
                <w:sz w:val="20"/>
                <w:szCs w:val="20"/>
              </w:rPr>
            </w:pPr>
            <w:r>
              <w:rPr>
                <w:color w:val="222222"/>
                <w:sz w:val="20"/>
                <w:szCs w:val="20"/>
              </w:rPr>
              <w:t>4</w:t>
            </w:r>
          </w:p>
        </w:tc>
        <w:tc>
          <w:tcPr>
            <w:tcW w:w="834"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00004B4" w14:textId="77777777" w:rsidR="00CD5CA9" w:rsidRDefault="00000000">
            <w:pPr>
              <w:spacing w:after="0"/>
              <w:jc w:val="center"/>
              <w:rPr>
                <w:color w:val="222222"/>
                <w:sz w:val="20"/>
                <w:szCs w:val="20"/>
              </w:rPr>
            </w:pPr>
            <w:r>
              <w:rPr>
                <w:color w:val="222222"/>
                <w:sz w:val="20"/>
                <w:szCs w:val="20"/>
              </w:rPr>
              <w:t>98</w:t>
            </w:r>
          </w:p>
        </w:tc>
        <w:tc>
          <w:tcPr>
            <w:tcW w:w="100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00004B5" w14:textId="77777777" w:rsidR="00CD5CA9" w:rsidRDefault="00000000">
            <w:pPr>
              <w:spacing w:after="0"/>
              <w:jc w:val="center"/>
              <w:rPr>
                <w:color w:val="222222"/>
                <w:sz w:val="20"/>
                <w:szCs w:val="20"/>
              </w:rPr>
            </w:pPr>
            <w:r>
              <w:rPr>
                <w:color w:val="222222"/>
                <w:sz w:val="20"/>
                <w:szCs w:val="20"/>
              </w:rPr>
              <w:t>99</w:t>
            </w:r>
          </w:p>
        </w:tc>
      </w:tr>
      <w:tr w:rsidR="00CD5CA9" w14:paraId="0C6FE230" w14:textId="77777777">
        <w:trPr>
          <w:trHeight w:val="16"/>
        </w:trPr>
        <w:tc>
          <w:tcPr>
            <w:tcW w:w="3938"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00004B6" w14:textId="77777777" w:rsidR="00CD5CA9" w:rsidRDefault="00000000">
            <w:pPr>
              <w:spacing w:after="0"/>
              <w:rPr>
                <w:color w:val="222222"/>
                <w:sz w:val="20"/>
                <w:szCs w:val="20"/>
              </w:rPr>
            </w:pPr>
            <w:r>
              <w:rPr>
                <w:color w:val="222222"/>
                <w:sz w:val="20"/>
                <w:szCs w:val="20"/>
              </w:rPr>
              <w:lastRenderedPageBreak/>
              <w:t>b. Local community groups/Social Civil Society/Local NGOs</w:t>
            </w:r>
          </w:p>
        </w:tc>
        <w:tc>
          <w:tcPr>
            <w:tcW w:w="82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00004B7" w14:textId="77777777" w:rsidR="00CD5CA9" w:rsidRDefault="00000000">
            <w:pPr>
              <w:spacing w:after="0"/>
              <w:jc w:val="center"/>
              <w:rPr>
                <w:color w:val="222222"/>
                <w:sz w:val="20"/>
                <w:szCs w:val="20"/>
              </w:rPr>
            </w:pPr>
            <w:r>
              <w:rPr>
                <w:color w:val="222222"/>
                <w:sz w:val="20"/>
                <w:szCs w:val="20"/>
              </w:rPr>
              <w:t>1</w:t>
            </w:r>
          </w:p>
        </w:tc>
        <w:tc>
          <w:tcPr>
            <w:tcW w:w="108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00004B8" w14:textId="77777777" w:rsidR="00CD5CA9" w:rsidRDefault="00000000">
            <w:pPr>
              <w:spacing w:after="0"/>
              <w:jc w:val="center"/>
              <w:rPr>
                <w:color w:val="222222"/>
                <w:sz w:val="20"/>
                <w:szCs w:val="20"/>
              </w:rPr>
            </w:pPr>
            <w:r>
              <w:rPr>
                <w:color w:val="222222"/>
                <w:sz w:val="20"/>
                <w:szCs w:val="20"/>
              </w:rPr>
              <w:t>2</w:t>
            </w:r>
          </w:p>
        </w:tc>
        <w:tc>
          <w:tcPr>
            <w:tcW w:w="117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00004B9" w14:textId="77777777" w:rsidR="00CD5CA9" w:rsidRDefault="00000000">
            <w:pPr>
              <w:spacing w:after="0"/>
              <w:jc w:val="center"/>
              <w:rPr>
                <w:color w:val="222222"/>
                <w:sz w:val="20"/>
                <w:szCs w:val="20"/>
              </w:rPr>
            </w:pPr>
            <w:r>
              <w:rPr>
                <w:color w:val="222222"/>
                <w:sz w:val="20"/>
                <w:szCs w:val="20"/>
              </w:rPr>
              <w:t>3</w:t>
            </w:r>
          </w:p>
        </w:tc>
        <w:tc>
          <w:tcPr>
            <w:tcW w:w="8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00004BA" w14:textId="77777777" w:rsidR="00CD5CA9" w:rsidRDefault="00000000">
            <w:pPr>
              <w:spacing w:after="0"/>
              <w:jc w:val="center"/>
              <w:rPr>
                <w:color w:val="222222"/>
                <w:sz w:val="20"/>
                <w:szCs w:val="20"/>
              </w:rPr>
            </w:pPr>
            <w:r>
              <w:rPr>
                <w:color w:val="222222"/>
                <w:sz w:val="20"/>
                <w:szCs w:val="20"/>
              </w:rPr>
              <w:t>4</w:t>
            </w:r>
          </w:p>
        </w:tc>
        <w:tc>
          <w:tcPr>
            <w:tcW w:w="834"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00004BB" w14:textId="77777777" w:rsidR="00CD5CA9" w:rsidRDefault="00000000">
            <w:pPr>
              <w:spacing w:after="0"/>
              <w:jc w:val="center"/>
              <w:rPr>
                <w:color w:val="222222"/>
                <w:sz w:val="20"/>
                <w:szCs w:val="20"/>
              </w:rPr>
            </w:pPr>
            <w:r>
              <w:rPr>
                <w:color w:val="222222"/>
                <w:sz w:val="20"/>
                <w:szCs w:val="20"/>
              </w:rPr>
              <w:t>98</w:t>
            </w:r>
          </w:p>
        </w:tc>
        <w:tc>
          <w:tcPr>
            <w:tcW w:w="100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00004BC" w14:textId="77777777" w:rsidR="00CD5CA9" w:rsidRDefault="00000000">
            <w:pPr>
              <w:spacing w:after="0"/>
              <w:jc w:val="center"/>
              <w:rPr>
                <w:color w:val="222222"/>
                <w:sz w:val="20"/>
                <w:szCs w:val="20"/>
              </w:rPr>
            </w:pPr>
            <w:r>
              <w:rPr>
                <w:color w:val="222222"/>
                <w:sz w:val="20"/>
                <w:szCs w:val="20"/>
              </w:rPr>
              <w:t>99</w:t>
            </w:r>
          </w:p>
        </w:tc>
      </w:tr>
    </w:tbl>
    <w:p w14:paraId="000004BD" w14:textId="77777777" w:rsidR="00CD5CA9" w:rsidRDefault="00CD5CA9">
      <w:pPr>
        <w:pBdr>
          <w:top w:val="nil"/>
          <w:left w:val="nil"/>
          <w:bottom w:val="nil"/>
          <w:right w:val="nil"/>
          <w:between w:val="nil"/>
        </w:pBdr>
        <w:spacing w:after="0" w:line="240" w:lineRule="auto"/>
        <w:rPr>
          <w:color w:val="000000"/>
        </w:rPr>
      </w:pPr>
    </w:p>
    <w:p w14:paraId="000004BE" w14:textId="77777777" w:rsidR="00CD5CA9" w:rsidRDefault="00000000">
      <w:pPr>
        <w:numPr>
          <w:ilvl w:val="0"/>
          <w:numId w:val="42"/>
        </w:numPr>
        <w:pBdr>
          <w:top w:val="nil"/>
          <w:left w:val="nil"/>
          <w:bottom w:val="nil"/>
          <w:right w:val="nil"/>
          <w:between w:val="nil"/>
        </w:pBdr>
        <w:spacing w:after="0" w:line="240" w:lineRule="auto"/>
      </w:pPr>
      <w:r>
        <w:rPr>
          <w:rFonts w:ascii="Gill Sans" w:hAnsi="Gill Sans" w:cs="Gill Sans"/>
          <w:color w:val="000000"/>
        </w:rPr>
        <w:t>How hopeful are you that the Israelis and Palestinians can come to a peace agreement?</w:t>
      </w:r>
    </w:p>
    <w:p w14:paraId="000004BF" w14:textId="77777777" w:rsidR="00CD5CA9" w:rsidRDefault="00000000">
      <w:pPr>
        <w:numPr>
          <w:ilvl w:val="1"/>
          <w:numId w:val="42"/>
        </w:numPr>
        <w:pBdr>
          <w:top w:val="nil"/>
          <w:left w:val="nil"/>
          <w:bottom w:val="nil"/>
          <w:right w:val="nil"/>
          <w:between w:val="nil"/>
        </w:pBdr>
        <w:spacing w:after="0" w:line="240" w:lineRule="auto"/>
      </w:pPr>
      <w:r>
        <w:rPr>
          <w:color w:val="000000"/>
        </w:rPr>
        <w:t>Very hopeful</w:t>
      </w:r>
    </w:p>
    <w:p w14:paraId="000004C0" w14:textId="77777777" w:rsidR="00CD5CA9" w:rsidRDefault="00000000">
      <w:pPr>
        <w:numPr>
          <w:ilvl w:val="1"/>
          <w:numId w:val="42"/>
        </w:numPr>
        <w:pBdr>
          <w:top w:val="nil"/>
          <w:left w:val="nil"/>
          <w:bottom w:val="nil"/>
          <w:right w:val="nil"/>
          <w:between w:val="nil"/>
        </w:pBdr>
        <w:spacing w:after="0" w:line="240" w:lineRule="auto"/>
      </w:pPr>
      <w:r>
        <w:rPr>
          <w:color w:val="000000"/>
        </w:rPr>
        <w:t>Somewhat hopeful</w:t>
      </w:r>
    </w:p>
    <w:p w14:paraId="000004C1" w14:textId="77777777" w:rsidR="00CD5CA9" w:rsidRDefault="00000000">
      <w:pPr>
        <w:numPr>
          <w:ilvl w:val="1"/>
          <w:numId w:val="42"/>
        </w:numPr>
        <w:pBdr>
          <w:top w:val="nil"/>
          <w:left w:val="nil"/>
          <w:bottom w:val="nil"/>
          <w:right w:val="nil"/>
          <w:between w:val="nil"/>
        </w:pBdr>
        <w:spacing w:after="0" w:line="240" w:lineRule="auto"/>
      </w:pPr>
      <w:r>
        <w:rPr>
          <w:color w:val="000000"/>
        </w:rPr>
        <w:t>Unsure</w:t>
      </w:r>
    </w:p>
    <w:p w14:paraId="000004C2" w14:textId="77777777" w:rsidR="00CD5CA9" w:rsidRDefault="00000000">
      <w:pPr>
        <w:numPr>
          <w:ilvl w:val="1"/>
          <w:numId w:val="42"/>
        </w:numPr>
        <w:pBdr>
          <w:top w:val="nil"/>
          <w:left w:val="nil"/>
          <w:bottom w:val="nil"/>
          <w:right w:val="nil"/>
          <w:between w:val="nil"/>
        </w:pBdr>
        <w:spacing w:after="0" w:line="240" w:lineRule="auto"/>
      </w:pPr>
      <w:r>
        <w:rPr>
          <w:color w:val="000000"/>
        </w:rPr>
        <w:t>Somewhat unhopeful</w:t>
      </w:r>
    </w:p>
    <w:p w14:paraId="000004C3" w14:textId="77777777" w:rsidR="00CD5CA9" w:rsidRDefault="00000000">
      <w:pPr>
        <w:numPr>
          <w:ilvl w:val="1"/>
          <w:numId w:val="42"/>
        </w:numPr>
        <w:pBdr>
          <w:top w:val="nil"/>
          <w:left w:val="nil"/>
          <w:bottom w:val="nil"/>
          <w:right w:val="nil"/>
          <w:between w:val="nil"/>
        </w:pBdr>
        <w:spacing w:after="0" w:line="240" w:lineRule="auto"/>
      </w:pPr>
      <w:r>
        <w:rPr>
          <w:color w:val="000000"/>
        </w:rPr>
        <w:t>Not at all hopeful</w:t>
      </w:r>
    </w:p>
    <w:p w14:paraId="000004C4" w14:textId="77777777" w:rsidR="00CD5CA9" w:rsidRDefault="00000000">
      <w:pPr>
        <w:pBdr>
          <w:top w:val="nil"/>
          <w:left w:val="nil"/>
          <w:bottom w:val="nil"/>
          <w:right w:val="nil"/>
          <w:between w:val="nil"/>
        </w:pBdr>
        <w:spacing w:after="0" w:line="240" w:lineRule="auto"/>
        <w:ind w:left="720"/>
        <w:rPr>
          <w:rFonts w:ascii="Gill Sans" w:hAnsi="Gill Sans" w:cs="Gill Sans"/>
          <w:color w:val="000000"/>
        </w:rPr>
      </w:pPr>
      <w:r>
        <w:rPr>
          <w:rFonts w:ascii="Gill Sans" w:hAnsi="Gill Sans" w:cs="Gill Sans"/>
          <w:color w:val="000000"/>
        </w:rPr>
        <w:t>98. Refused (vol)</w:t>
      </w:r>
    </w:p>
    <w:p w14:paraId="000004C5" w14:textId="77777777" w:rsidR="00CD5CA9" w:rsidRDefault="00000000">
      <w:pPr>
        <w:pBdr>
          <w:top w:val="nil"/>
          <w:left w:val="nil"/>
          <w:bottom w:val="nil"/>
          <w:right w:val="nil"/>
          <w:between w:val="nil"/>
        </w:pBdr>
        <w:spacing w:after="0" w:line="240" w:lineRule="auto"/>
        <w:ind w:left="720"/>
        <w:rPr>
          <w:rFonts w:ascii="Gill Sans" w:hAnsi="Gill Sans" w:cs="Gill Sans"/>
          <w:color w:val="000000"/>
        </w:rPr>
      </w:pPr>
      <w:r>
        <w:rPr>
          <w:rFonts w:ascii="Gill Sans" w:hAnsi="Gill Sans" w:cs="Gill Sans"/>
          <w:color w:val="000000"/>
        </w:rPr>
        <w:t>99. Don’t know (vol)</w:t>
      </w:r>
    </w:p>
    <w:p w14:paraId="000004C6" w14:textId="77777777" w:rsidR="00CD5CA9" w:rsidRDefault="00CD5CA9">
      <w:pPr>
        <w:pBdr>
          <w:top w:val="nil"/>
          <w:left w:val="nil"/>
          <w:bottom w:val="nil"/>
          <w:right w:val="nil"/>
          <w:between w:val="nil"/>
        </w:pBdr>
        <w:spacing w:after="0" w:line="240" w:lineRule="auto"/>
        <w:ind w:left="1080"/>
      </w:pPr>
    </w:p>
    <w:p w14:paraId="000004C7" w14:textId="77777777" w:rsidR="00CD5CA9" w:rsidRDefault="00000000">
      <w:pPr>
        <w:pBdr>
          <w:top w:val="nil"/>
          <w:left w:val="nil"/>
          <w:bottom w:val="nil"/>
          <w:right w:val="nil"/>
          <w:between w:val="nil"/>
        </w:pBdr>
        <w:spacing w:after="0" w:line="240" w:lineRule="auto"/>
        <w:ind w:left="720" w:hanging="360"/>
        <w:rPr>
          <w:rFonts w:ascii="Gill Sans" w:hAnsi="Gill Sans" w:cs="Gill Sans"/>
          <w:i/>
          <w:color w:val="C00000"/>
        </w:rPr>
      </w:pPr>
      <w:r>
        <w:rPr>
          <w:rFonts w:ascii="Gill Sans" w:hAnsi="Gill Sans" w:cs="Gill Sans"/>
          <w:i/>
          <w:color w:val="C00000"/>
        </w:rPr>
        <w:t>94. Asked to stop the interview.</w:t>
      </w:r>
    </w:p>
    <w:p w14:paraId="000004C8" w14:textId="77777777" w:rsidR="00CD5CA9" w:rsidRDefault="00000000">
      <w:pPr>
        <w:pBdr>
          <w:top w:val="nil"/>
          <w:left w:val="nil"/>
          <w:bottom w:val="nil"/>
          <w:right w:val="nil"/>
          <w:between w:val="nil"/>
        </w:pBdr>
        <w:spacing w:after="0" w:line="240" w:lineRule="auto"/>
        <w:ind w:left="720" w:hanging="360"/>
        <w:rPr>
          <w:rFonts w:ascii="Gill Sans" w:hAnsi="Gill Sans" w:cs="Gill Sans"/>
          <w:i/>
          <w:color w:val="C00000"/>
        </w:rPr>
      </w:pPr>
      <w:r>
        <w:rPr>
          <w:rFonts w:ascii="Gill Sans" w:hAnsi="Gill Sans" w:cs="Gill Sans"/>
          <w:i/>
          <w:color w:val="C00000"/>
        </w:rPr>
        <w:t>93. Not asked due to interview stoppage</w:t>
      </w:r>
    </w:p>
    <w:p w14:paraId="000004C9" w14:textId="77777777" w:rsidR="00CD5CA9" w:rsidRDefault="00CD5CA9">
      <w:pPr>
        <w:pBdr>
          <w:top w:val="nil"/>
          <w:left w:val="nil"/>
          <w:bottom w:val="nil"/>
          <w:right w:val="nil"/>
          <w:between w:val="nil"/>
        </w:pBdr>
        <w:spacing w:after="0" w:line="240" w:lineRule="auto"/>
        <w:ind w:left="720"/>
      </w:pPr>
    </w:p>
    <w:p w14:paraId="000004CA" w14:textId="77777777" w:rsidR="00CD5CA9" w:rsidRDefault="00000000">
      <w:pPr>
        <w:pStyle w:val="Heading3"/>
      </w:pPr>
      <w:bookmarkStart w:id="27" w:name="_Toc183466664"/>
      <w:r>
        <w:t>Household Characteristics</w:t>
      </w:r>
      <w:bookmarkEnd w:id="27"/>
    </w:p>
    <w:p w14:paraId="000004CB" w14:textId="77777777" w:rsidR="00CD5CA9" w:rsidRDefault="00000000">
      <w:pPr>
        <w:pBdr>
          <w:top w:val="nil"/>
          <w:left w:val="nil"/>
          <w:bottom w:val="nil"/>
          <w:right w:val="nil"/>
          <w:between w:val="nil"/>
        </w:pBdr>
        <w:spacing w:after="0" w:line="240" w:lineRule="auto"/>
        <w:ind w:left="360"/>
      </w:pPr>
      <w:r>
        <w:rPr>
          <w:color w:val="000000"/>
        </w:rPr>
        <w:t>42 . What is your current employment status?</w:t>
      </w:r>
    </w:p>
    <w:p w14:paraId="000004CC" w14:textId="77777777" w:rsidR="00CD5CA9" w:rsidRDefault="00000000">
      <w:pPr>
        <w:numPr>
          <w:ilvl w:val="3"/>
          <w:numId w:val="10"/>
        </w:numPr>
        <w:pBdr>
          <w:top w:val="nil"/>
          <w:left w:val="nil"/>
          <w:bottom w:val="nil"/>
          <w:right w:val="nil"/>
          <w:between w:val="nil"/>
        </w:pBdr>
        <w:spacing w:after="0" w:line="240" w:lineRule="auto"/>
        <w:ind w:left="1440"/>
      </w:pPr>
      <w:r>
        <w:rPr>
          <w:color w:val="000000"/>
        </w:rPr>
        <w:t>Fully Employed</w:t>
      </w:r>
    </w:p>
    <w:p w14:paraId="000004CD" w14:textId="77777777" w:rsidR="00CD5CA9" w:rsidRDefault="00000000">
      <w:pPr>
        <w:numPr>
          <w:ilvl w:val="3"/>
          <w:numId w:val="10"/>
        </w:numPr>
        <w:pBdr>
          <w:top w:val="nil"/>
          <w:left w:val="nil"/>
          <w:bottom w:val="nil"/>
          <w:right w:val="nil"/>
          <w:between w:val="nil"/>
        </w:pBdr>
        <w:spacing w:after="0" w:line="240" w:lineRule="auto"/>
        <w:ind w:left="1440"/>
      </w:pPr>
      <w:r>
        <w:rPr>
          <w:color w:val="000000"/>
        </w:rPr>
        <w:t>Partially employed (i.e., work part time/)</w:t>
      </w:r>
    </w:p>
    <w:p w14:paraId="000004CE" w14:textId="77777777" w:rsidR="00CD5CA9" w:rsidRDefault="00000000">
      <w:pPr>
        <w:numPr>
          <w:ilvl w:val="3"/>
          <w:numId w:val="10"/>
        </w:numPr>
        <w:pBdr>
          <w:top w:val="nil"/>
          <w:left w:val="nil"/>
          <w:bottom w:val="nil"/>
          <w:right w:val="nil"/>
          <w:between w:val="nil"/>
        </w:pBdr>
        <w:spacing w:after="0" w:line="240" w:lineRule="auto"/>
        <w:ind w:left="1440"/>
      </w:pPr>
      <w:r>
        <w:t>On-demand (daily employment)</w:t>
      </w:r>
    </w:p>
    <w:p w14:paraId="000004CF" w14:textId="77777777" w:rsidR="00CD5CA9" w:rsidRDefault="00000000">
      <w:pPr>
        <w:numPr>
          <w:ilvl w:val="3"/>
          <w:numId w:val="10"/>
        </w:numPr>
        <w:pBdr>
          <w:top w:val="nil"/>
          <w:left w:val="nil"/>
          <w:bottom w:val="nil"/>
          <w:right w:val="nil"/>
          <w:between w:val="nil"/>
        </w:pBdr>
        <w:spacing w:after="0" w:line="240" w:lineRule="auto"/>
        <w:ind w:left="1440"/>
      </w:pPr>
      <w:r>
        <w:rPr>
          <w:color w:val="000000"/>
        </w:rPr>
        <w:t>Unemployed</w:t>
      </w:r>
      <w:r>
        <w:t xml:space="preserve"> – looking for work/ open to </w:t>
      </w:r>
      <w:proofErr w:type="gramStart"/>
      <w:r>
        <w:t>work</w:t>
      </w:r>
      <w:proofErr w:type="gramEnd"/>
    </w:p>
    <w:p w14:paraId="000004D0" w14:textId="77777777" w:rsidR="00CD5CA9" w:rsidRDefault="00000000">
      <w:pPr>
        <w:numPr>
          <w:ilvl w:val="3"/>
          <w:numId w:val="10"/>
        </w:numPr>
        <w:pBdr>
          <w:top w:val="nil"/>
          <w:left w:val="nil"/>
          <w:bottom w:val="nil"/>
          <w:right w:val="nil"/>
          <w:between w:val="nil"/>
        </w:pBdr>
        <w:spacing w:after="0" w:line="240" w:lineRule="auto"/>
        <w:ind w:left="1440"/>
      </w:pPr>
      <w:r>
        <w:t xml:space="preserve">Unemployed- not looking for </w:t>
      </w:r>
      <w:proofErr w:type="gramStart"/>
      <w:r>
        <w:t>work</w:t>
      </w:r>
      <w:proofErr w:type="gramEnd"/>
    </w:p>
    <w:p w14:paraId="000004D1" w14:textId="77777777" w:rsidR="00CD5CA9" w:rsidRDefault="00000000">
      <w:pPr>
        <w:numPr>
          <w:ilvl w:val="3"/>
          <w:numId w:val="48"/>
        </w:numPr>
        <w:pBdr>
          <w:top w:val="nil"/>
          <w:left w:val="nil"/>
          <w:bottom w:val="nil"/>
          <w:right w:val="nil"/>
          <w:between w:val="nil"/>
        </w:pBdr>
        <w:spacing w:after="0" w:line="240" w:lineRule="auto"/>
        <w:ind w:left="1440"/>
        <w:rPr>
          <w:rFonts w:ascii="Gill Sans" w:hAnsi="Gill Sans" w:cs="Gill Sans"/>
          <w:color w:val="000000"/>
        </w:rPr>
      </w:pPr>
      <w:r>
        <w:rPr>
          <w:rFonts w:ascii="Gill Sans" w:hAnsi="Gill Sans" w:cs="Gill Sans"/>
          <w:color w:val="000000"/>
        </w:rPr>
        <w:t>Refused</w:t>
      </w:r>
    </w:p>
    <w:p w14:paraId="000004D2" w14:textId="77777777" w:rsidR="00CD5CA9" w:rsidRDefault="00000000">
      <w:pPr>
        <w:numPr>
          <w:ilvl w:val="3"/>
          <w:numId w:val="48"/>
        </w:numPr>
        <w:pBdr>
          <w:top w:val="nil"/>
          <w:left w:val="nil"/>
          <w:bottom w:val="nil"/>
          <w:right w:val="nil"/>
          <w:between w:val="nil"/>
        </w:pBdr>
        <w:spacing w:after="0" w:line="240" w:lineRule="auto"/>
        <w:ind w:left="1440"/>
        <w:rPr>
          <w:rFonts w:ascii="Gill Sans" w:hAnsi="Gill Sans" w:cs="Gill Sans"/>
          <w:color w:val="000000"/>
        </w:rPr>
      </w:pPr>
      <w:r>
        <w:rPr>
          <w:rFonts w:ascii="Gill Sans" w:hAnsi="Gill Sans" w:cs="Gill Sans"/>
          <w:color w:val="000000"/>
        </w:rPr>
        <w:t xml:space="preserve">Don’t </w:t>
      </w:r>
      <w:proofErr w:type="gramStart"/>
      <w:r>
        <w:rPr>
          <w:rFonts w:ascii="Gill Sans" w:hAnsi="Gill Sans" w:cs="Gill Sans"/>
          <w:color w:val="000000"/>
        </w:rPr>
        <w:t>know</w:t>
      </w:r>
      <w:proofErr w:type="gramEnd"/>
    </w:p>
    <w:p w14:paraId="000004D3" w14:textId="77777777" w:rsidR="00CD5CA9" w:rsidRDefault="00000000">
      <w:pPr>
        <w:pBdr>
          <w:top w:val="nil"/>
          <w:left w:val="nil"/>
          <w:bottom w:val="nil"/>
          <w:right w:val="nil"/>
          <w:between w:val="nil"/>
        </w:pBdr>
        <w:spacing w:after="0" w:line="240" w:lineRule="auto"/>
        <w:ind w:left="1080" w:hanging="360"/>
        <w:rPr>
          <w:rFonts w:ascii="Gill Sans" w:hAnsi="Gill Sans" w:cs="Gill Sans"/>
          <w:i/>
          <w:color w:val="C00000"/>
        </w:rPr>
      </w:pPr>
      <w:r>
        <w:rPr>
          <w:rFonts w:ascii="Gill Sans" w:hAnsi="Gill Sans" w:cs="Gill Sans"/>
          <w:i/>
          <w:color w:val="C00000"/>
        </w:rPr>
        <w:t>94. Asked to stop the interview.</w:t>
      </w:r>
    </w:p>
    <w:p w14:paraId="000004D4" w14:textId="77777777" w:rsidR="00CD5CA9" w:rsidRDefault="00000000">
      <w:pPr>
        <w:pBdr>
          <w:top w:val="nil"/>
          <w:left w:val="nil"/>
          <w:bottom w:val="nil"/>
          <w:right w:val="nil"/>
          <w:between w:val="nil"/>
        </w:pBdr>
        <w:spacing w:after="0" w:line="240" w:lineRule="auto"/>
        <w:ind w:left="1080" w:hanging="360"/>
        <w:rPr>
          <w:rFonts w:ascii="Gill Sans" w:hAnsi="Gill Sans" w:cs="Gill Sans"/>
          <w:i/>
          <w:color w:val="C00000"/>
        </w:rPr>
      </w:pPr>
      <w:r>
        <w:rPr>
          <w:rFonts w:ascii="Gill Sans" w:hAnsi="Gill Sans" w:cs="Gill Sans"/>
          <w:i/>
          <w:color w:val="C00000"/>
        </w:rPr>
        <w:t>93. Not asked due to interview stoppage</w:t>
      </w:r>
    </w:p>
    <w:p w14:paraId="000004D5" w14:textId="77777777" w:rsidR="00CD5CA9" w:rsidRDefault="00CD5CA9">
      <w:pPr>
        <w:pBdr>
          <w:top w:val="nil"/>
          <w:left w:val="nil"/>
          <w:bottom w:val="nil"/>
          <w:right w:val="nil"/>
          <w:between w:val="nil"/>
        </w:pBdr>
        <w:spacing w:after="0" w:line="240" w:lineRule="auto"/>
        <w:ind w:left="1260"/>
        <w:rPr>
          <w:rFonts w:ascii="Gill Sans" w:hAnsi="Gill Sans" w:cs="Gill Sans"/>
          <w:color w:val="000000"/>
        </w:rPr>
      </w:pPr>
    </w:p>
    <w:p w14:paraId="000004D6" w14:textId="77777777" w:rsidR="00CD5CA9" w:rsidRDefault="00000000">
      <w:pPr>
        <w:pBdr>
          <w:top w:val="nil"/>
          <w:left w:val="nil"/>
          <w:bottom w:val="nil"/>
          <w:right w:val="nil"/>
          <w:between w:val="nil"/>
        </w:pBdr>
        <w:spacing w:after="0" w:line="240" w:lineRule="auto"/>
        <w:ind w:left="360"/>
        <w:rPr>
          <w:color w:val="000000"/>
        </w:rPr>
      </w:pPr>
      <w:r>
        <w:rPr>
          <w:color w:val="000000"/>
        </w:rPr>
        <w:t>43. (if Q42== 1-3) What is your type of employment?</w:t>
      </w:r>
    </w:p>
    <w:p w14:paraId="000004D7" w14:textId="77777777" w:rsidR="00CD5CA9" w:rsidRDefault="00000000">
      <w:pPr>
        <w:numPr>
          <w:ilvl w:val="0"/>
          <w:numId w:val="29"/>
        </w:numPr>
        <w:pBdr>
          <w:top w:val="nil"/>
          <w:left w:val="nil"/>
          <w:bottom w:val="nil"/>
          <w:right w:val="nil"/>
          <w:between w:val="nil"/>
        </w:pBdr>
        <w:spacing w:after="0" w:line="240" w:lineRule="auto"/>
        <w:rPr>
          <w:rFonts w:ascii="Gill Sans" w:hAnsi="Gill Sans" w:cs="Gill Sans"/>
          <w:color w:val="000000"/>
        </w:rPr>
      </w:pPr>
      <w:r>
        <w:rPr>
          <w:rFonts w:ascii="Gill Sans" w:hAnsi="Gill Sans" w:cs="Gill Sans"/>
          <w:color w:val="000000"/>
        </w:rPr>
        <w:t>Private sector</w:t>
      </w:r>
    </w:p>
    <w:p w14:paraId="000004D8" w14:textId="77777777" w:rsidR="00CD5CA9" w:rsidRDefault="00000000">
      <w:pPr>
        <w:numPr>
          <w:ilvl w:val="0"/>
          <w:numId w:val="29"/>
        </w:numPr>
        <w:pBdr>
          <w:top w:val="nil"/>
          <w:left w:val="nil"/>
          <w:bottom w:val="nil"/>
          <w:right w:val="nil"/>
          <w:between w:val="nil"/>
        </w:pBdr>
        <w:spacing w:after="0" w:line="240" w:lineRule="auto"/>
        <w:rPr>
          <w:rFonts w:ascii="Gill Sans" w:hAnsi="Gill Sans" w:cs="Gill Sans"/>
          <w:color w:val="000000"/>
        </w:rPr>
      </w:pPr>
      <w:r>
        <w:rPr>
          <w:rFonts w:ascii="Gill Sans" w:hAnsi="Gill Sans" w:cs="Gill Sans"/>
          <w:color w:val="000000"/>
        </w:rPr>
        <w:t>Public sector</w:t>
      </w:r>
    </w:p>
    <w:p w14:paraId="000004D9" w14:textId="77777777" w:rsidR="00CD5CA9" w:rsidRDefault="00000000">
      <w:pPr>
        <w:numPr>
          <w:ilvl w:val="0"/>
          <w:numId w:val="29"/>
        </w:numPr>
        <w:pBdr>
          <w:top w:val="nil"/>
          <w:left w:val="nil"/>
          <w:bottom w:val="nil"/>
          <w:right w:val="nil"/>
          <w:between w:val="nil"/>
        </w:pBdr>
        <w:spacing w:after="0" w:line="240" w:lineRule="auto"/>
        <w:rPr>
          <w:rFonts w:ascii="Gill Sans" w:hAnsi="Gill Sans" w:cs="Gill Sans"/>
          <w:color w:val="000000"/>
        </w:rPr>
      </w:pPr>
      <w:r>
        <w:rPr>
          <w:rFonts w:ascii="Gill Sans" w:hAnsi="Gill Sans" w:cs="Gill Sans"/>
          <w:color w:val="000000"/>
        </w:rPr>
        <w:t>NGOs sector</w:t>
      </w:r>
    </w:p>
    <w:p w14:paraId="000004DA" w14:textId="77777777" w:rsidR="00CD5CA9" w:rsidRDefault="00000000">
      <w:pPr>
        <w:numPr>
          <w:ilvl w:val="0"/>
          <w:numId w:val="29"/>
        </w:numPr>
        <w:pBdr>
          <w:top w:val="nil"/>
          <w:left w:val="nil"/>
          <w:bottom w:val="nil"/>
          <w:right w:val="nil"/>
          <w:between w:val="nil"/>
        </w:pBdr>
        <w:spacing w:after="0" w:line="240" w:lineRule="auto"/>
        <w:rPr>
          <w:rFonts w:ascii="Gill Sans" w:hAnsi="Gill Sans" w:cs="Gill Sans"/>
          <w:color w:val="000000"/>
        </w:rPr>
      </w:pPr>
      <w:r>
        <w:rPr>
          <w:rFonts w:ascii="Gill Sans" w:hAnsi="Gill Sans" w:cs="Gill Sans"/>
          <w:color w:val="000000"/>
        </w:rPr>
        <w:t xml:space="preserve">Self Employed </w:t>
      </w:r>
    </w:p>
    <w:p w14:paraId="000004DB" w14:textId="77777777" w:rsidR="00CD5CA9" w:rsidRDefault="00000000">
      <w:pPr>
        <w:numPr>
          <w:ilvl w:val="0"/>
          <w:numId w:val="29"/>
        </w:numPr>
        <w:pBdr>
          <w:top w:val="nil"/>
          <w:left w:val="nil"/>
          <w:bottom w:val="nil"/>
          <w:right w:val="nil"/>
          <w:between w:val="nil"/>
        </w:pBdr>
        <w:spacing w:after="0" w:line="240" w:lineRule="auto"/>
        <w:rPr>
          <w:rFonts w:ascii="Gill Sans" w:hAnsi="Gill Sans" w:cs="Gill Sans"/>
          <w:color w:val="000000"/>
        </w:rPr>
      </w:pPr>
      <w:r>
        <w:rPr>
          <w:rFonts w:ascii="Gill Sans" w:hAnsi="Gill Sans" w:cs="Gill Sans"/>
          <w:color w:val="000000"/>
        </w:rPr>
        <w:t>Other</w:t>
      </w:r>
    </w:p>
    <w:p w14:paraId="000004DC" w14:textId="77777777" w:rsidR="00CD5CA9" w:rsidRDefault="00000000">
      <w:pPr>
        <w:numPr>
          <w:ilvl w:val="3"/>
          <w:numId w:val="4"/>
        </w:numPr>
        <w:pBdr>
          <w:top w:val="nil"/>
          <w:left w:val="nil"/>
          <w:bottom w:val="nil"/>
          <w:right w:val="nil"/>
          <w:between w:val="nil"/>
        </w:pBdr>
        <w:spacing w:after="0" w:line="240" w:lineRule="auto"/>
        <w:ind w:left="1440"/>
        <w:rPr>
          <w:rFonts w:ascii="Gill Sans" w:hAnsi="Gill Sans" w:cs="Gill Sans"/>
          <w:color w:val="000000"/>
        </w:rPr>
      </w:pPr>
      <w:r>
        <w:rPr>
          <w:rFonts w:ascii="Gill Sans" w:hAnsi="Gill Sans" w:cs="Gill Sans"/>
          <w:color w:val="000000"/>
        </w:rPr>
        <w:t>Refused</w:t>
      </w:r>
    </w:p>
    <w:p w14:paraId="000004DD" w14:textId="77777777" w:rsidR="00CD5CA9" w:rsidRDefault="00000000">
      <w:pPr>
        <w:pBdr>
          <w:top w:val="nil"/>
          <w:left w:val="nil"/>
          <w:bottom w:val="nil"/>
          <w:right w:val="nil"/>
          <w:between w:val="nil"/>
        </w:pBdr>
        <w:ind w:left="1080"/>
        <w:rPr>
          <w:color w:val="000000"/>
        </w:rPr>
      </w:pPr>
      <w:r>
        <w:rPr>
          <w:color w:val="000000"/>
        </w:rPr>
        <w:t xml:space="preserve">97. Not asked </w:t>
      </w:r>
      <w:r>
        <w:rPr>
          <w:i/>
          <w:color w:val="000000"/>
        </w:rPr>
        <w:t>due to un employment</w:t>
      </w:r>
    </w:p>
    <w:p w14:paraId="000004DE" w14:textId="77777777" w:rsidR="00CD5CA9" w:rsidRDefault="00000000">
      <w:pPr>
        <w:pBdr>
          <w:top w:val="nil"/>
          <w:left w:val="nil"/>
          <w:bottom w:val="nil"/>
          <w:right w:val="nil"/>
          <w:between w:val="nil"/>
        </w:pBdr>
        <w:spacing w:after="0" w:line="240" w:lineRule="auto"/>
        <w:ind w:left="1080" w:hanging="360"/>
        <w:rPr>
          <w:rFonts w:ascii="Gill Sans" w:hAnsi="Gill Sans" w:cs="Gill Sans"/>
          <w:i/>
          <w:color w:val="C00000"/>
        </w:rPr>
      </w:pPr>
      <w:r>
        <w:rPr>
          <w:rFonts w:ascii="Gill Sans" w:hAnsi="Gill Sans" w:cs="Gill Sans"/>
          <w:i/>
          <w:color w:val="C00000"/>
        </w:rPr>
        <w:t>94. Asked to stop the interview.</w:t>
      </w:r>
    </w:p>
    <w:p w14:paraId="000004DF" w14:textId="77777777" w:rsidR="00CD5CA9" w:rsidRDefault="00000000">
      <w:pPr>
        <w:pBdr>
          <w:top w:val="nil"/>
          <w:left w:val="nil"/>
          <w:bottom w:val="nil"/>
          <w:right w:val="nil"/>
          <w:between w:val="nil"/>
        </w:pBdr>
        <w:spacing w:after="0" w:line="240" w:lineRule="auto"/>
        <w:ind w:left="1080" w:hanging="360"/>
        <w:rPr>
          <w:rFonts w:ascii="Gill Sans" w:hAnsi="Gill Sans" w:cs="Gill Sans"/>
          <w:i/>
          <w:color w:val="C00000"/>
        </w:rPr>
      </w:pPr>
      <w:r>
        <w:rPr>
          <w:rFonts w:ascii="Gill Sans" w:hAnsi="Gill Sans" w:cs="Gill Sans"/>
          <w:i/>
          <w:color w:val="C00000"/>
        </w:rPr>
        <w:t>93. Not asked due to interview stoppage</w:t>
      </w:r>
    </w:p>
    <w:p w14:paraId="000004E0" w14:textId="77777777" w:rsidR="00CD5CA9" w:rsidRDefault="00CD5CA9">
      <w:pPr>
        <w:pBdr>
          <w:top w:val="nil"/>
          <w:left w:val="nil"/>
          <w:bottom w:val="nil"/>
          <w:right w:val="nil"/>
          <w:between w:val="nil"/>
        </w:pBdr>
        <w:spacing w:after="0" w:line="240" w:lineRule="auto"/>
        <w:ind w:left="1440"/>
        <w:rPr>
          <w:rFonts w:ascii="Gill Sans" w:hAnsi="Gill Sans" w:cs="Gill Sans"/>
          <w:color w:val="000000"/>
        </w:rPr>
      </w:pPr>
    </w:p>
    <w:p w14:paraId="000004E1" w14:textId="77777777" w:rsidR="00CD5CA9" w:rsidRDefault="00000000">
      <w:pPr>
        <w:numPr>
          <w:ilvl w:val="0"/>
          <w:numId w:val="43"/>
        </w:numPr>
        <w:pBdr>
          <w:top w:val="nil"/>
          <w:left w:val="nil"/>
          <w:bottom w:val="nil"/>
          <w:right w:val="nil"/>
          <w:between w:val="nil"/>
        </w:pBdr>
        <w:spacing w:after="0" w:line="240" w:lineRule="auto"/>
        <w:rPr>
          <w:rFonts w:ascii="Gill Sans" w:hAnsi="Gill Sans" w:cs="Gill Sans"/>
          <w:color w:val="000000"/>
          <w:sz w:val="20"/>
          <w:szCs w:val="20"/>
        </w:rPr>
      </w:pPr>
      <w:r>
        <w:rPr>
          <w:rFonts w:ascii="Gill Sans" w:hAnsi="Gill Sans" w:cs="Gill Sans"/>
          <w:color w:val="000000"/>
        </w:rPr>
        <w:t xml:space="preserve">Are you currently?     </w:t>
      </w:r>
    </w:p>
    <w:p w14:paraId="000004E2" w14:textId="77777777" w:rsidR="00CD5CA9" w:rsidRDefault="00000000">
      <w:pPr>
        <w:numPr>
          <w:ilvl w:val="3"/>
          <w:numId w:val="9"/>
        </w:numPr>
        <w:pBdr>
          <w:top w:val="nil"/>
          <w:left w:val="nil"/>
          <w:bottom w:val="nil"/>
          <w:right w:val="nil"/>
          <w:between w:val="nil"/>
        </w:pBdr>
        <w:spacing w:after="0" w:line="240" w:lineRule="auto"/>
      </w:pPr>
      <w:r>
        <w:rPr>
          <w:color w:val="000000"/>
        </w:rPr>
        <w:t>University student Housewife</w:t>
      </w:r>
    </w:p>
    <w:p w14:paraId="000004E3" w14:textId="77777777" w:rsidR="00CD5CA9" w:rsidRDefault="00000000">
      <w:pPr>
        <w:numPr>
          <w:ilvl w:val="3"/>
          <w:numId w:val="9"/>
        </w:numPr>
        <w:pBdr>
          <w:top w:val="nil"/>
          <w:left w:val="nil"/>
          <w:bottom w:val="nil"/>
          <w:right w:val="nil"/>
          <w:between w:val="nil"/>
        </w:pBdr>
        <w:spacing w:after="0" w:line="240" w:lineRule="auto"/>
      </w:pPr>
      <w:r>
        <w:rPr>
          <w:color w:val="000000"/>
        </w:rPr>
        <w:t xml:space="preserve">Retire </w:t>
      </w:r>
    </w:p>
    <w:p w14:paraId="000004E4" w14:textId="77777777" w:rsidR="00CD5CA9" w:rsidRDefault="00000000">
      <w:pPr>
        <w:numPr>
          <w:ilvl w:val="3"/>
          <w:numId w:val="9"/>
        </w:numPr>
        <w:pBdr>
          <w:top w:val="nil"/>
          <w:left w:val="nil"/>
          <w:bottom w:val="nil"/>
          <w:right w:val="nil"/>
          <w:between w:val="nil"/>
        </w:pBdr>
        <w:spacing w:after="0" w:line="240" w:lineRule="auto"/>
      </w:pPr>
      <w:r>
        <w:rPr>
          <w:color w:val="000000"/>
        </w:rPr>
        <w:t xml:space="preserve">Elderly </w:t>
      </w:r>
      <w:r>
        <w:t>(cannot work)</w:t>
      </w:r>
    </w:p>
    <w:p w14:paraId="000004E5" w14:textId="77777777" w:rsidR="00CD5CA9" w:rsidRDefault="00000000">
      <w:pPr>
        <w:numPr>
          <w:ilvl w:val="3"/>
          <w:numId w:val="9"/>
        </w:numPr>
        <w:pBdr>
          <w:top w:val="nil"/>
          <w:left w:val="nil"/>
          <w:bottom w:val="nil"/>
          <w:right w:val="nil"/>
          <w:between w:val="nil"/>
        </w:pBdr>
        <w:spacing w:after="0" w:line="240" w:lineRule="auto"/>
      </w:pPr>
      <w:r>
        <w:rPr>
          <w:color w:val="000000"/>
        </w:rPr>
        <w:t>Chronically sick</w:t>
      </w:r>
      <w:r>
        <w:t xml:space="preserve"> (cannot work)</w:t>
      </w:r>
    </w:p>
    <w:p w14:paraId="000004E6" w14:textId="77777777" w:rsidR="00CD5CA9" w:rsidRDefault="00000000">
      <w:pPr>
        <w:numPr>
          <w:ilvl w:val="3"/>
          <w:numId w:val="9"/>
        </w:numPr>
        <w:pBdr>
          <w:top w:val="nil"/>
          <w:left w:val="nil"/>
          <w:bottom w:val="nil"/>
          <w:right w:val="nil"/>
          <w:between w:val="nil"/>
        </w:pBdr>
        <w:spacing w:after="0" w:line="240" w:lineRule="auto"/>
      </w:pPr>
      <w:r>
        <w:t xml:space="preserve">None of </w:t>
      </w:r>
      <w:proofErr w:type="gramStart"/>
      <w:r>
        <w:t>mentioned</w:t>
      </w:r>
      <w:proofErr w:type="gramEnd"/>
    </w:p>
    <w:p w14:paraId="000004E7" w14:textId="77777777" w:rsidR="00CD5CA9" w:rsidRDefault="00000000">
      <w:pPr>
        <w:pBdr>
          <w:top w:val="nil"/>
          <w:left w:val="nil"/>
          <w:bottom w:val="nil"/>
          <w:right w:val="nil"/>
          <w:between w:val="nil"/>
        </w:pBdr>
        <w:spacing w:line="240" w:lineRule="auto"/>
        <w:ind w:left="900"/>
        <w:rPr>
          <w:color w:val="000000"/>
        </w:rPr>
      </w:pPr>
      <w:r>
        <w:rPr>
          <w:color w:val="000000"/>
        </w:rPr>
        <w:t>98. Refused (vol)</w:t>
      </w:r>
    </w:p>
    <w:p w14:paraId="000004E8" w14:textId="77777777" w:rsidR="00CD5CA9" w:rsidRDefault="00000000">
      <w:pPr>
        <w:pBdr>
          <w:top w:val="nil"/>
          <w:left w:val="nil"/>
          <w:bottom w:val="nil"/>
          <w:right w:val="nil"/>
          <w:between w:val="nil"/>
        </w:pBdr>
        <w:spacing w:after="0" w:line="240" w:lineRule="auto"/>
        <w:ind w:left="900" w:hanging="360"/>
        <w:rPr>
          <w:rFonts w:ascii="Gill Sans" w:hAnsi="Gill Sans" w:cs="Gill Sans"/>
          <w:i/>
          <w:color w:val="C00000"/>
        </w:rPr>
      </w:pPr>
      <w:r>
        <w:rPr>
          <w:rFonts w:ascii="Gill Sans" w:hAnsi="Gill Sans" w:cs="Gill Sans"/>
          <w:i/>
          <w:color w:val="C00000"/>
        </w:rPr>
        <w:t>94. Asked to stop the interview.</w:t>
      </w:r>
    </w:p>
    <w:p w14:paraId="000004E9" w14:textId="77777777" w:rsidR="00CD5CA9" w:rsidRDefault="00000000">
      <w:pPr>
        <w:pBdr>
          <w:top w:val="nil"/>
          <w:left w:val="nil"/>
          <w:bottom w:val="nil"/>
          <w:right w:val="nil"/>
          <w:between w:val="nil"/>
        </w:pBdr>
        <w:spacing w:after="0" w:line="240" w:lineRule="auto"/>
        <w:ind w:left="900" w:hanging="360"/>
        <w:rPr>
          <w:rFonts w:ascii="Gill Sans" w:hAnsi="Gill Sans" w:cs="Gill Sans"/>
          <w:i/>
          <w:color w:val="C00000"/>
        </w:rPr>
      </w:pPr>
      <w:r>
        <w:rPr>
          <w:rFonts w:ascii="Gill Sans" w:hAnsi="Gill Sans" w:cs="Gill Sans"/>
          <w:i/>
          <w:color w:val="C00000"/>
        </w:rPr>
        <w:t>93. Not asked due to interview stoppage</w:t>
      </w:r>
    </w:p>
    <w:p w14:paraId="000004EA" w14:textId="77777777" w:rsidR="00CD5CA9" w:rsidRDefault="00CD5CA9">
      <w:pPr>
        <w:pBdr>
          <w:top w:val="nil"/>
          <w:left w:val="nil"/>
          <w:bottom w:val="nil"/>
          <w:right w:val="nil"/>
          <w:between w:val="nil"/>
        </w:pBdr>
        <w:spacing w:line="240" w:lineRule="auto"/>
        <w:ind w:left="900"/>
        <w:rPr>
          <w:color w:val="000000"/>
        </w:rPr>
      </w:pPr>
    </w:p>
    <w:p w14:paraId="000004EB" w14:textId="77777777" w:rsidR="00CD5CA9" w:rsidRDefault="00000000">
      <w:pPr>
        <w:numPr>
          <w:ilvl w:val="0"/>
          <w:numId w:val="43"/>
        </w:numPr>
        <w:pBdr>
          <w:top w:val="nil"/>
          <w:left w:val="nil"/>
          <w:bottom w:val="nil"/>
          <w:right w:val="nil"/>
          <w:between w:val="nil"/>
        </w:pBdr>
        <w:spacing w:after="0" w:line="240" w:lineRule="auto"/>
      </w:pPr>
      <w:r>
        <w:rPr>
          <w:rFonts w:ascii="Gill Sans" w:hAnsi="Gill Sans" w:cs="Gill Sans"/>
          <w:color w:val="000000"/>
        </w:rPr>
        <w:lastRenderedPageBreak/>
        <w:t xml:space="preserve">Can you estimate the household’s total monthly household income from all sources? </w:t>
      </w:r>
    </w:p>
    <w:p w14:paraId="000004EC" w14:textId="77777777" w:rsidR="00CD5CA9" w:rsidRDefault="00000000">
      <w:pPr>
        <w:numPr>
          <w:ilvl w:val="3"/>
          <w:numId w:val="11"/>
        </w:numPr>
        <w:pBdr>
          <w:top w:val="nil"/>
          <w:left w:val="nil"/>
          <w:bottom w:val="nil"/>
          <w:right w:val="nil"/>
          <w:between w:val="nil"/>
        </w:pBdr>
        <w:spacing w:after="0" w:line="240" w:lineRule="auto"/>
        <w:ind w:left="1440"/>
      </w:pPr>
      <w:r>
        <w:rPr>
          <w:color w:val="000000"/>
        </w:rPr>
        <w:t>Less than 200 NIS</w:t>
      </w:r>
    </w:p>
    <w:p w14:paraId="000004ED" w14:textId="77777777" w:rsidR="00CD5CA9" w:rsidRDefault="00000000">
      <w:pPr>
        <w:numPr>
          <w:ilvl w:val="3"/>
          <w:numId w:val="11"/>
        </w:numPr>
        <w:pBdr>
          <w:top w:val="nil"/>
          <w:left w:val="nil"/>
          <w:bottom w:val="nil"/>
          <w:right w:val="nil"/>
          <w:between w:val="nil"/>
        </w:pBdr>
        <w:spacing w:after="0" w:line="240" w:lineRule="auto"/>
        <w:ind w:left="1440"/>
      </w:pPr>
      <w:r>
        <w:rPr>
          <w:color w:val="000000"/>
        </w:rPr>
        <w:t>201 to 500 NIS</w:t>
      </w:r>
    </w:p>
    <w:p w14:paraId="000004EE" w14:textId="77777777" w:rsidR="00CD5CA9" w:rsidRDefault="00000000">
      <w:pPr>
        <w:numPr>
          <w:ilvl w:val="3"/>
          <w:numId w:val="11"/>
        </w:numPr>
        <w:pBdr>
          <w:top w:val="nil"/>
          <w:left w:val="nil"/>
          <w:bottom w:val="nil"/>
          <w:right w:val="nil"/>
          <w:between w:val="nil"/>
        </w:pBdr>
        <w:spacing w:after="0" w:line="240" w:lineRule="auto"/>
        <w:ind w:left="1440"/>
      </w:pPr>
      <w:r>
        <w:rPr>
          <w:color w:val="000000"/>
        </w:rPr>
        <w:t>501 to 1000 NIS</w:t>
      </w:r>
    </w:p>
    <w:p w14:paraId="000004EF" w14:textId="77777777" w:rsidR="00CD5CA9" w:rsidRDefault="00000000">
      <w:pPr>
        <w:numPr>
          <w:ilvl w:val="3"/>
          <w:numId w:val="11"/>
        </w:numPr>
        <w:pBdr>
          <w:top w:val="nil"/>
          <w:left w:val="nil"/>
          <w:bottom w:val="nil"/>
          <w:right w:val="nil"/>
          <w:between w:val="nil"/>
        </w:pBdr>
        <w:spacing w:after="0" w:line="240" w:lineRule="auto"/>
        <w:ind w:left="1440"/>
      </w:pPr>
      <w:r>
        <w:rPr>
          <w:color w:val="000000"/>
        </w:rPr>
        <w:t>1001 to 1500 NIS</w:t>
      </w:r>
    </w:p>
    <w:p w14:paraId="000004F0" w14:textId="77777777" w:rsidR="00CD5CA9" w:rsidRDefault="00000000">
      <w:pPr>
        <w:numPr>
          <w:ilvl w:val="3"/>
          <w:numId w:val="11"/>
        </w:numPr>
        <w:pBdr>
          <w:top w:val="nil"/>
          <w:left w:val="nil"/>
          <w:bottom w:val="nil"/>
          <w:right w:val="nil"/>
          <w:between w:val="nil"/>
        </w:pBdr>
        <w:spacing w:after="0" w:line="240" w:lineRule="auto"/>
        <w:ind w:left="1440"/>
      </w:pPr>
      <w:r>
        <w:rPr>
          <w:color w:val="000000"/>
        </w:rPr>
        <w:t>1501 to 2000 NIS</w:t>
      </w:r>
    </w:p>
    <w:p w14:paraId="000004F1" w14:textId="77777777" w:rsidR="00CD5CA9" w:rsidRDefault="00000000">
      <w:pPr>
        <w:numPr>
          <w:ilvl w:val="3"/>
          <w:numId w:val="11"/>
        </w:numPr>
        <w:pBdr>
          <w:top w:val="nil"/>
          <w:left w:val="nil"/>
          <w:bottom w:val="nil"/>
          <w:right w:val="nil"/>
          <w:between w:val="nil"/>
        </w:pBdr>
        <w:spacing w:after="0" w:line="240" w:lineRule="auto"/>
        <w:ind w:left="1440"/>
      </w:pPr>
      <w:r>
        <w:rPr>
          <w:color w:val="000000"/>
        </w:rPr>
        <w:t>2001 to 3000 NIS</w:t>
      </w:r>
    </w:p>
    <w:p w14:paraId="000004F2" w14:textId="77777777" w:rsidR="00CD5CA9" w:rsidRDefault="00000000">
      <w:pPr>
        <w:numPr>
          <w:ilvl w:val="3"/>
          <w:numId w:val="11"/>
        </w:numPr>
        <w:pBdr>
          <w:top w:val="nil"/>
          <w:left w:val="nil"/>
          <w:bottom w:val="nil"/>
          <w:right w:val="nil"/>
          <w:between w:val="nil"/>
        </w:pBdr>
        <w:spacing w:after="0" w:line="240" w:lineRule="auto"/>
        <w:ind w:left="1440"/>
      </w:pPr>
      <w:r>
        <w:rPr>
          <w:color w:val="000000"/>
        </w:rPr>
        <w:t>3001 to 4000 NIS</w:t>
      </w:r>
    </w:p>
    <w:p w14:paraId="000004F3" w14:textId="77777777" w:rsidR="00CD5CA9" w:rsidRDefault="00000000">
      <w:pPr>
        <w:numPr>
          <w:ilvl w:val="3"/>
          <w:numId w:val="11"/>
        </w:numPr>
        <w:pBdr>
          <w:top w:val="nil"/>
          <w:left w:val="nil"/>
          <w:bottom w:val="nil"/>
          <w:right w:val="nil"/>
          <w:between w:val="nil"/>
        </w:pBdr>
        <w:spacing w:after="0" w:line="240" w:lineRule="auto"/>
        <w:ind w:left="1440"/>
      </w:pPr>
      <w:r>
        <w:rPr>
          <w:color w:val="000000"/>
        </w:rPr>
        <w:t>4001 to 5000 NIS</w:t>
      </w:r>
    </w:p>
    <w:p w14:paraId="000004F4" w14:textId="77777777" w:rsidR="00CD5CA9" w:rsidRDefault="00000000">
      <w:pPr>
        <w:numPr>
          <w:ilvl w:val="3"/>
          <w:numId w:val="11"/>
        </w:numPr>
        <w:pBdr>
          <w:top w:val="nil"/>
          <w:left w:val="nil"/>
          <w:bottom w:val="nil"/>
          <w:right w:val="nil"/>
          <w:between w:val="nil"/>
        </w:pBdr>
        <w:spacing w:after="0" w:line="240" w:lineRule="auto"/>
        <w:ind w:left="1440"/>
      </w:pPr>
      <w:r>
        <w:rPr>
          <w:color w:val="000000"/>
        </w:rPr>
        <w:t>More than 5000 NIS</w:t>
      </w:r>
    </w:p>
    <w:p w14:paraId="000004F5" w14:textId="77777777" w:rsidR="00CD5CA9" w:rsidRDefault="00000000">
      <w:pPr>
        <w:pBdr>
          <w:top w:val="nil"/>
          <w:left w:val="nil"/>
          <w:bottom w:val="nil"/>
          <w:right w:val="nil"/>
          <w:between w:val="nil"/>
        </w:pBdr>
        <w:spacing w:after="0" w:line="240" w:lineRule="auto"/>
        <w:ind w:left="1260" w:hanging="180"/>
        <w:rPr>
          <w:color w:val="000000"/>
        </w:rPr>
      </w:pPr>
      <w:r>
        <w:rPr>
          <w:color w:val="000000"/>
        </w:rPr>
        <w:t>98. Refused (vol)</w:t>
      </w:r>
    </w:p>
    <w:p w14:paraId="000004F6" w14:textId="77777777" w:rsidR="00CD5CA9" w:rsidRDefault="00000000">
      <w:pPr>
        <w:pBdr>
          <w:top w:val="nil"/>
          <w:left w:val="nil"/>
          <w:bottom w:val="nil"/>
          <w:right w:val="nil"/>
          <w:between w:val="nil"/>
        </w:pBdr>
        <w:spacing w:line="240" w:lineRule="auto"/>
        <w:ind w:left="1260" w:hanging="180"/>
        <w:rPr>
          <w:color w:val="000000"/>
        </w:rPr>
      </w:pPr>
      <w:r>
        <w:rPr>
          <w:color w:val="000000"/>
        </w:rPr>
        <w:t>99. Don’t know (vol)</w:t>
      </w:r>
    </w:p>
    <w:p w14:paraId="000004F7" w14:textId="77777777" w:rsidR="00CD5CA9" w:rsidRDefault="00000000">
      <w:pPr>
        <w:pBdr>
          <w:top w:val="nil"/>
          <w:left w:val="nil"/>
          <w:bottom w:val="nil"/>
          <w:right w:val="nil"/>
          <w:between w:val="nil"/>
        </w:pBdr>
        <w:spacing w:after="0" w:line="240" w:lineRule="auto"/>
        <w:ind w:left="1080" w:hanging="360"/>
        <w:rPr>
          <w:rFonts w:ascii="Gill Sans" w:hAnsi="Gill Sans" w:cs="Gill Sans"/>
          <w:i/>
          <w:color w:val="C00000"/>
        </w:rPr>
      </w:pPr>
      <w:r>
        <w:rPr>
          <w:rFonts w:ascii="Gill Sans" w:hAnsi="Gill Sans" w:cs="Gill Sans"/>
          <w:i/>
          <w:color w:val="C00000"/>
        </w:rPr>
        <w:t>94. Asked to stop the interview.</w:t>
      </w:r>
    </w:p>
    <w:p w14:paraId="000004F8" w14:textId="77777777" w:rsidR="00CD5CA9" w:rsidRDefault="00000000">
      <w:pPr>
        <w:pBdr>
          <w:top w:val="nil"/>
          <w:left w:val="nil"/>
          <w:bottom w:val="nil"/>
          <w:right w:val="nil"/>
          <w:between w:val="nil"/>
        </w:pBdr>
        <w:spacing w:after="0" w:line="240" w:lineRule="auto"/>
        <w:ind w:left="1080" w:hanging="360"/>
        <w:rPr>
          <w:rFonts w:ascii="Gill Sans" w:hAnsi="Gill Sans" w:cs="Gill Sans"/>
          <w:i/>
          <w:color w:val="C00000"/>
        </w:rPr>
      </w:pPr>
      <w:r>
        <w:rPr>
          <w:rFonts w:ascii="Gill Sans" w:hAnsi="Gill Sans" w:cs="Gill Sans"/>
          <w:i/>
          <w:color w:val="C00000"/>
        </w:rPr>
        <w:t>93. Not asked due to interview stoppage</w:t>
      </w:r>
    </w:p>
    <w:p w14:paraId="000004F9" w14:textId="77777777" w:rsidR="00CD5CA9" w:rsidRDefault="00CD5CA9">
      <w:pPr>
        <w:pBdr>
          <w:top w:val="nil"/>
          <w:left w:val="nil"/>
          <w:bottom w:val="nil"/>
          <w:right w:val="nil"/>
          <w:between w:val="nil"/>
        </w:pBdr>
        <w:spacing w:line="240" w:lineRule="auto"/>
        <w:ind w:left="1260" w:hanging="180"/>
        <w:rPr>
          <w:color w:val="000000"/>
        </w:rPr>
      </w:pPr>
    </w:p>
    <w:p w14:paraId="000004FA" w14:textId="77777777" w:rsidR="00CD5CA9" w:rsidRDefault="00000000">
      <w:pPr>
        <w:numPr>
          <w:ilvl w:val="0"/>
          <w:numId w:val="43"/>
        </w:numPr>
        <w:pBdr>
          <w:top w:val="nil"/>
          <w:left w:val="nil"/>
          <w:bottom w:val="nil"/>
          <w:right w:val="nil"/>
          <w:between w:val="nil"/>
        </w:pBdr>
        <w:spacing w:after="0" w:line="240" w:lineRule="auto"/>
      </w:pPr>
      <w:r>
        <w:rPr>
          <w:color w:val="000000"/>
        </w:rPr>
        <w:t>How would this household classify its economic situation these days? On this ladder, with the top of the ladder being very comfortable and the bottom being extremely poor, where would you place your household?</w:t>
      </w:r>
    </w:p>
    <w:p w14:paraId="000004FB" w14:textId="77777777" w:rsidR="00CD5CA9" w:rsidRDefault="00CD5CA9">
      <w:pPr>
        <w:pBdr>
          <w:top w:val="nil"/>
          <w:left w:val="nil"/>
          <w:bottom w:val="nil"/>
          <w:right w:val="nil"/>
          <w:between w:val="nil"/>
        </w:pBdr>
        <w:tabs>
          <w:tab w:val="left" w:pos="720"/>
        </w:tabs>
        <w:spacing w:after="0" w:line="240" w:lineRule="auto"/>
        <w:ind w:left="360" w:hanging="360"/>
        <w:rPr>
          <w:color w:val="000000"/>
        </w:rPr>
      </w:pPr>
    </w:p>
    <w:tbl>
      <w:tblPr>
        <w:tblStyle w:val="af2"/>
        <w:tblW w:w="8296" w:type="dxa"/>
        <w:tblInd w:w="720" w:type="dxa"/>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00" w:firstRow="0" w:lastRow="0" w:firstColumn="0" w:lastColumn="0" w:noHBand="0" w:noVBand="1"/>
      </w:tblPr>
      <w:tblGrid>
        <w:gridCol w:w="1122"/>
        <w:gridCol w:w="733"/>
        <w:gridCol w:w="734"/>
        <w:gridCol w:w="734"/>
        <w:gridCol w:w="735"/>
        <w:gridCol w:w="735"/>
        <w:gridCol w:w="735"/>
        <w:gridCol w:w="735"/>
        <w:gridCol w:w="735"/>
        <w:gridCol w:w="1298"/>
      </w:tblGrid>
      <w:tr w:rsidR="00CD5CA9" w14:paraId="3B44F58C" w14:textId="77777777">
        <w:tc>
          <w:tcPr>
            <w:tcW w:w="1122" w:type="dxa"/>
            <w:vAlign w:val="center"/>
          </w:tcPr>
          <w:p w14:paraId="000004FC" w14:textId="77777777" w:rsidR="00CD5CA9" w:rsidRDefault="00000000">
            <w:pPr>
              <w:spacing w:after="0" w:line="240" w:lineRule="auto"/>
              <w:jc w:val="center"/>
              <w:rPr>
                <w:color w:val="000000"/>
              </w:rPr>
            </w:pPr>
            <w:r>
              <w:rPr>
                <w:color w:val="000000"/>
              </w:rPr>
              <w:t>1</w:t>
            </w:r>
          </w:p>
          <w:p w14:paraId="000004FD" w14:textId="77777777" w:rsidR="00CD5CA9" w:rsidRDefault="00000000">
            <w:pPr>
              <w:spacing w:after="0" w:line="240" w:lineRule="auto"/>
              <w:jc w:val="center"/>
              <w:rPr>
                <w:color w:val="000000"/>
              </w:rPr>
            </w:pPr>
            <w:r>
              <w:rPr>
                <w:color w:val="000000"/>
              </w:rPr>
              <w:t>Extremely poor</w:t>
            </w:r>
          </w:p>
        </w:tc>
        <w:tc>
          <w:tcPr>
            <w:tcW w:w="733" w:type="dxa"/>
            <w:vAlign w:val="center"/>
          </w:tcPr>
          <w:p w14:paraId="000004FE" w14:textId="77777777" w:rsidR="00CD5CA9" w:rsidRDefault="00000000">
            <w:pPr>
              <w:spacing w:after="0" w:line="240" w:lineRule="auto"/>
              <w:jc w:val="center"/>
              <w:rPr>
                <w:color w:val="000000"/>
              </w:rPr>
            </w:pPr>
            <w:r>
              <w:rPr>
                <w:color w:val="000000"/>
              </w:rPr>
              <w:t>2</w:t>
            </w:r>
          </w:p>
        </w:tc>
        <w:tc>
          <w:tcPr>
            <w:tcW w:w="734" w:type="dxa"/>
            <w:vAlign w:val="center"/>
          </w:tcPr>
          <w:p w14:paraId="000004FF" w14:textId="77777777" w:rsidR="00CD5CA9" w:rsidRDefault="00000000">
            <w:pPr>
              <w:spacing w:after="0" w:line="240" w:lineRule="auto"/>
              <w:jc w:val="center"/>
              <w:rPr>
                <w:color w:val="000000"/>
              </w:rPr>
            </w:pPr>
            <w:r>
              <w:rPr>
                <w:color w:val="000000"/>
              </w:rPr>
              <w:t>3</w:t>
            </w:r>
          </w:p>
        </w:tc>
        <w:tc>
          <w:tcPr>
            <w:tcW w:w="734" w:type="dxa"/>
            <w:vAlign w:val="center"/>
          </w:tcPr>
          <w:p w14:paraId="00000500" w14:textId="77777777" w:rsidR="00CD5CA9" w:rsidRDefault="00000000">
            <w:pPr>
              <w:spacing w:after="0" w:line="240" w:lineRule="auto"/>
              <w:jc w:val="center"/>
              <w:rPr>
                <w:color w:val="000000"/>
              </w:rPr>
            </w:pPr>
            <w:r>
              <w:rPr>
                <w:color w:val="000000"/>
              </w:rPr>
              <w:t>4</w:t>
            </w:r>
          </w:p>
        </w:tc>
        <w:tc>
          <w:tcPr>
            <w:tcW w:w="735" w:type="dxa"/>
            <w:vAlign w:val="center"/>
          </w:tcPr>
          <w:p w14:paraId="00000501" w14:textId="77777777" w:rsidR="00CD5CA9" w:rsidRDefault="00000000">
            <w:pPr>
              <w:spacing w:after="0" w:line="240" w:lineRule="auto"/>
              <w:jc w:val="center"/>
              <w:rPr>
                <w:color w:val="000000"/>
              </w:rPr>
            </w:pPr>
            <w:r>
              <w:rPr>
                <w:color w:val="000000"/>
              </w:rPr>
              <w:t>5</w:t>
            </w:r>
          </w:p>
        </w:tc>
        <w:tc>
          <w:tcPr>
            <w:tcW w:w="735" w:type="dxa"/>
            <w:vAlign w:val="center"/>
          </w:tcPr>
          <w:p w14:paraId="00000502" w14:textId="77777777" w:rsidR="00CD5CA9" w:rsidRDefault="00000000">
            <w:pPr>
              <w:spacing w:after="0" w:line="240" w:lineRule="auto"/>
              <w:jc w:val="center"/>
              <w:rPr>
                <w:color w:val="000000"/>
              </w:rPr>
            </w:pPr>
            <w:r>
              <w:rPr>
                <w:color w:val="000000"/>
              </w:rPr>
              <w:t>6</w:t>
            </w:r>
          </w:p>
        </w:tc>
        <w:tc>
          <w:tcPr>
            <w:tcW w:w="735" w:type="dxa"/>
            <w:vAlign w:val="center"/>
          </w:tcPr>
          <w:p w14:paraId="00000503" w14:textId="77777777" w:rsidR="00CD5CA9" w:rsidRDefault="00000000">
            <w:pPr>
              <w:spacing w:after="0" w:line="240" w:lineRule="auto"/>
              <w:jc w:val="center"/>
              <w:rPr>
                <w:color w:val="000000"/>
              </w:rPr>
            </w:pPr>
            <w:r>
              <w:rPr>
                <w:color w:val="000000"/>
              </w:rPr>
              <w:t>7</w:t>
            </w:r>
          </w:p>
        </w:tc>
        <w:tc>
          <w:tcPr>
            <w:tcW w:w="735" w:type="dxa"/>
            <w:vAlign w:val="center"/>
          </w:tcPr>
          <w:p w14:paraId="00000504" w14:textId="77777777" w:rsidR="00CD5CA9" w:rsidRDefault="00000000">
            <w:pPr>
              <w:spacing w:after="0" w:line="240" w:lineRule="auto"/>
              <w:jc w:val="center"/>
              <w:rPr>
                <w:color w:val="000000"/>
              </w:rPr>
            </w:pPr>
            <w:r>
              <w:rPr>
                <w:color w:val="000000"/>
              </w:rPr>
              <w:t>8</w:t>
            </w:r>
          </w:p>
        </w:tc>
        <w:tc>
          <w:tcPr>
            <w:tcW w:w="735" w:type="dxa"/>
            <w:vAlign w:val="center"/>
          </w:tcPr>
          <w:p w14:paraId="00000505" w14:textId="77777777" w:rsidR="00CD5CA9" w:rsidRDefault="00000000">
            <w:pPr>
              <w:spacing w:after="0" w:line="240" w:lineRule="auto"/>
              <w:jc w:val="center"/>
              <w:rPr>
                <w:color w:val="000000"/>
              </w:rPr>
            </w:pPr>
            <w:r>
              <w:rPr>
                <w:color w:val="000000"/>
              </w:rPr>
              <w:t>9</w:t>
            </w:r>
          </w:p>
        </w:tc>
        <w:tc>
          <w:tcPr>
            <w:tcW w:w="1298" w:type="dxa"/>
            <w:vAlign w:val="center"/>
          </w:tcPr>
          <w:p w14:paraId="00000506" w14:textId="77777777" w:rsidR="00CD5CA9" w:rsidRDefault="00000000">
            <w:pPr>
              <w:spacing w:after="0" w:line="240" w:lineRule="auto"/>
              <w:jc w:val="center"/>
              <w:rPr>
                <w:color w:val="000000"/>
              </w:rPr>
            </w:pPr>
            <w:r>
              <w:rPr>
                <w:color w:val="000000"/>
              </w:rPr>
              <w:t>10</w:t>
            </w:r>
          </w:p>
          <w:p w14:paraId="00000507" w14:textId="77777777" w:rsidR="00CD5CA9" w:rsidRDefault="00000000">
            <w:pPr>
              <w:spacing w:after="0" w:line="240" w:lineRule="auto"/>
              <w:jc w:val="center"/>
              <w:rPr>
                <w:color w:val="000000"/>
              </w:rPr>
            </w:pPr>
            <w:r>
              <w:rPr>
                <w:color w:val="000000"/>
              </w:rPr>
              <w:t>Very comfortable</w:t>
            </w:r>
          </w:p>
        </w:tc>
      </w:tr>
    </w:tbl>
    <w:p w14:paraId="00000508" w14:textId="77777777" w:rsidR="00CD5CA9" w:rsidRDefault="00000000">
      <w:pPr>
        <w:pBdr>
          <w:top w:val="nil"/>
          <w:left w:val="nil"/>
          <w:bottom w:val="nil"/>
          <w:right w:val="nil"/>
          <w:between w:val="nil"/>
        </w:pBdr>
        <w:ind w:left="720" w:firstLine="720"/>
        <w:rPr>
          <w:color w:val="000000"/>
        </w:rPr>
      </w:pPr>
      <w:r>
        <w:rPr>
          <w:color w:val="000000"/>
        </w:rPr>
        <w:t>_____</w:t>
      </w:r>
    </w:p>
    <w:p w14:paraId="00000509" w14:textId="77777777" w:rsidR="00CD5CA9" w:rsidRDefault="00000000">
      <w:pPr>
        <w:spacing w:after="0" w:line="240" w:lineRule="auto"/>
        <w:ind w:left="1440" w:hanging="360"/>
      </w:pPr>
      <w:r>
        <w:t>98. Refused (vol)</w:t>
      </w:r>
    </w:p>
    <w:p w14:paraId="0000050A" w14:textId="77777777" w:rsidR="00CD5CA9" w:rsidRDefault="00000000">
      <w:pPr>
        <w:spacing w:line="240" w:lineRule="auto"/>
        <w:ind w:left="1440" w:hanging="360"/>
      </w:pPr>
      <w:r>
        <w:t>99. Don’t know (vol)</w:t>
      </w:r>
    </w:p>
    <w:p w14:paraId="0000050B" w14:textId="77777777" w:rsidR="00CD5CA9" w:rsidRDefault="00000000">
      <w:pPr>
        <w:pBdr>
          <w:top w:val="nil"/>
          <w:left w:val="nil"/>
          <w:bottom w:val="nil"/>
          <w:right w:val="nil"/>
          <w:between w:val="nil"/>
        </w:pBdr>
        <w:spacing w:after="0" w:line="240" w:lineRule="auto"/>
        <w:ind w:left="900" w:hanging="360"/>
        <w:rPr>
          <w:rFonts w:ascii="Gill Sans" w:hAnsi="Gill Sans" w:cs="Gill Sans"/>
          <w:i/>
          <w:color w:val="C00000"/>
        </w:rPr>
      </w:pPr>
      <w:r>
        <w:rPr>
          <w:rFonts w:ascii="Gill Sans" w:hAnsi="Gill Sans" w:cs="Gill Sans"/>
          <w:i/>
          <w:color w:val="C00000"/>
        </w:rPr>
        <w:t>94. Asked to stop the interview.</w:t>
      </w:r>
    </w:p>
    <w:p w14:paraId="0000050C" w14:textId="77777777" w:rsidR="00CD5CA9" w:rsidRDefault="00000000">
      <w:pPr>
        <w:pBdr>
          <w:top w:val="nil"/>
          <w:left w:val="nil"/>
          <w:bottom w:val="nil"/>
          <w:right w:val="nil"/>
          <w:between w:val="nil"/>
        </w:pBdr>
        <w:spacing w:after="0" w:line="240" w:lineRule="auto"/>
        <w:ind w:left="900" w:hanging="360"/>
        <w:rPr>
          <w:rFonts w:ascii="Gill Sans" w:hAnsi="Gill Sans" w:cs="Gill Sans"/>
          <w:i/>
          <w:color w:val="C00000"/>
        </w:rPr>
      </w:pPr>
      <w:r>
        <w:rPr>
          <w:rFonts w:ascii="Gill Sans" w:hAnsi="Gill Sans" w:cs="Gill Sans"/>
          <w:i/>
          <w:color w:val="C00000"/>
        </w:rPr>
        <w:t>93. Not asked due to interview stoppage</w:t>
      </w:r>
    </w:p>
    <w:p w14:paraId="0000050D" w14:textId="77777777" w:rsidR="00CD5CA9" w:rsidRDefault="00CD5CA9">
      <w:pPr>
        <w:spacing w:line="240" w:lineRule="auto"/>
        <w:ind w:left="1440" w:hanging="360"/>
      </w:pPr>
    </w:p>
    <w:p w14:paraId="0000050E" w14:textId="77777777" w:rsidR="00CD5CA9" w:rsidRDefault="00000000">
      <w:pPr>
        <w:pStyle w:val="Heading2"/>
        <w:rPr>
          <w:color w:val="C00000"/>
        </w:rPr>
      </w:pPr>
      <w:bookmarkStart w:id="28" w:name="_Toc183466665"/>
      <w:r>
        <w:rPr>
          <w:color w:val="C00000"/>
        </w:rPr>
        <w:t>Respondent Demographics</w:t>
      </w:r>
      <w:bookmarkEnd w:id="28"/>
    </w:p>
    <w:p w14:paraId="0000050F" w14:textId="77777777" w:rsidR="00CD5CA9" w:rsidRDefault="00000000">
      <w:r>
        <w:t>That completes the main part of the survey. These last questions are just for statistical purposes so that we can be sure we are speaking to a wide range of people.</w:t>
      </w:r>
    </w:p>
    <w:p w14:paraId="00000510" w14:textId="77777777" w:rsidR="00CD5CA9" w:rsidRDefault="00000000">
      <w:pPr>
        <w:numPr>
          <w:ilvl w:val="0"/>
          <w:numId w:val="43"/>
        </w:numPr>
        <w:pBdr>
          <w:top w:val="nil"/>
          <w:left w:val="nil"/>
          <w:bottom w:val="nil"/>
          <w:right w:val="nil"/>
          <w:between w:val="nil"/>
        </w:pBdr>
        <w:spacing w:after="0" w:line="240" w:lineRule="auto"/>
      </w:pPr>
      <w:r>
        <w:rPr>
          <w:color w:val="000000"/>
        </w:rPr>
        <w:t xml:space="preserve">How old are you?  (Record actual age; if respondent doesn’t know or refuses, please estimate)    </w:t>
      </w:r>
    </w:p>
    <w:p w14:paraId="00000511" w14:textId="77777777" w:rsidR="00CD5CA9" w:rsidRDefault="00000000">
      <w:pPr>
        <w:numPr>
          <w:ilvl w:val="3"/>
          <w:numId w:val="17"/>
        </w:numPr>
        <w:pBdr>
          <w:top w:val="nil"/>
          <w:left w:val="nil"/>
          <w:bottom w:val="nil"/>
          <w:right w:val="nil"/>
          <w:between w:val="nil"/>
        </w:pBdr>
        <w:spacing w:after="0" w:line="240" w:lineRule="auto"/>
        <w:rPr>
          <w:color w:val="000000"/>
        </w:rPr>
      </w:pPr>
      <w:r>
        <w:rPr>
          <w:color w:val="000000"/>
        </w:rPr>
        <w:t xml:space="preserve">Write Response: ______ </w:t>
      </w:r>
    </w:p>
    <w:p w14:paraId="00000512" w14:textId="77777777" w:rsidR="00CD5CA9" w:rsidRDefault="00000000">
      <w:pPr>
        <w:pBdr>
          <w:top w:val="nil"/>
          <w:left w:val="nil"/>
          <w:bottom w:val="nil"/>
          <w:right w:val="nil"/>
          <w:between w:val="nil"/>
        </w:pBdr>
        <w:spacing w:line="240" w:lineRule="auto"/>
        <w:ind w:left="1080" w:hanging="180"/>
        <w:rPr>
          <w:color w:val="000000"/>
        </w:rPr>
      </w:pPr>
      <w:r>
        <w:rPr>
          <w:color w:val="000000"/>
        </w:rPr>
        <w:t>98. Refused (vol)</w:t>
      </w:r>
    </w:p>
    <w:p w14:paraId="00000513" w14:textId="77777777" w:rsidR="00CD5CA9" w:rsidRDefault="00000000">
      <w:pPr>
        <w:pBdr>
          <w:top w:val="nil"/>
          <w:left w:val="nil"/>
          <w:bottom w:val="nil"/>
          <w:right w:val="nil"/>
          <w:between w:val="nil"/>
        </w:pBdr>
        <w:spacing w:after="0" w:line="240" w:lineRule="auto"/>
        <w:ind w:left="900" w:hanging="360"/>
        <w:rPr>
          <w:rFonts w:ascii="Gill Sans" w:hAnsi="Gill Sans" w:cs="Gill Sans"/>
          <w:i/>
          <w:color w:val="C00000"/>
        </w:rPr>
      </w:pPr>
      <w:r>
        <w:rPr>
          <w:rFonts w:ascii="Gill Sans" w:hAnsi="Gill Sans" w:cs="Gill Sans"/>
          <w:i/>
          <w:color w:val="C00000"/>
        </w:rPr>
        <w:t>94. Asked to stop the interview.</w:t>
      </w:r>
    </w:p>
    <w:p w14:paraId="00000514" w14:textId="77777777" w:rsidR="00CD5CA9" w:rsidRDefault="00000000">
      <w:pPr>
        <w:pBdr>
          <w:top w:val="nil"/>
          <w:left w:val="nil"/>
          <w:bottom w:val="nil"/>
          <w:right w:val="nil"/>
          <w:between w:val="nil"/>
        </w:pBdr>
        <w:spacing w:after="0" w:line="240" w:lineRule="auto"/>
        <w:ind w:left="900" w:hanging="360"/>
        <w:rPr>
          <w:rFonts w:ascii="Gill Sans" w:hAnsi="Gill Sans" w:cs="Gill Sans"/>
          <w:i/>
          <w:color w:val="C00000"/>
        </w:rPr>
      </w:pPr>
      <w:r>
        <w:rPr>
          <w:rFonts w:ascii="Gill Sans" w:hAnsi="Gill Sans" w:cs="Gill Sans"/>
          <w:i/>
          <w:color w:val="C00000"/>
        </w:rPr>
        <w:t>93. Not asked due to interview stoppage</w:t>
      </w:r>
    </w:p>
    <w:p w14:paraId="00000515" w14:textId="77777777" w:rsidR="00CD5CA9" w:rsidRDefault="00CD5CA9">
      <w:pPr>
        <w:pBdr>
          <w:top w:val="nil"/>
          <w:left w:val="nil"/>
          <w:bottom w:val="nil"/>
          <w:right w:val="nil"/>
          <w:between w:val="nil"/>
        </w:pBdr>
        <w:spacing w:line="240" w:lineRule="auto"/>
        <w:ind w:left="1080" w:hanging="180"/>
        <w:rPr>
          <w:color w:val="000000"/>
        </w:rPr>
      </w:pPr>
    </w:p>
    <w:p w14:paraId="00000516" w14:textId="77777777" w:rsidR="00CD5CA9" w:rsidRDefault="00000000">
      <w:pPr>
        <w:pBdr>
          <w:top w:val="nil"/>
          <w:left w:val="nil"/>
          <w:bottom w:val="nil"/>
          <w:right w:val="nil"/>
          <w:between w:val="nil"/>
        </w:pBdr>
        <w:spacing w:after="0" w:line="240" w:lineRule="auto"/>
        <w:ind w:left="360"/>
        <w:rPr>
          <w:color w:val="000000"/>
          <w:sz w:val="20"/>
          <w:szCs w:val="20"/>
        </w:rPr>
      </w:pPr>
      <w:r>
        <w:rPr>
          <w:color w:val="000000"/>
        </w:rPr>
        <w:t xml:space="preserve">48. What is the </w:t>
      </w:r>
      <w:r>
        <w:rPr>
          <w:color w:val="000000"/>
          <w:u w:val="single"/>
        </w:rPr>
        <w:t xml:space="preserve">highest level </w:t>
      </w:r>
      <w:r>
        <w:rPr>
          <w:color w:val="000000"/>
        </w:rPr>
        <w:t xml:space="preserve">(grade) of school you have completed?? </w:t>
      </w:r>
    </w:p>
    <w:p w14:paraId="00000517" w14:textId="77777777" w:rsidR="00CD5CA9" w:rsidRDefault="00000000">
      <w:pPr>
        <w:numPr>
          <w:ilvl w:val="3"/>
          <w:numId w:val="16"/>
        </w:numPr>
        <w:pBdr>
          <w:top w:val="nil"/>
          <w:left w:val="nil"/>
          <w:bottom w:val="nil"/>
          <w:right w:val="nil"/>
          <w:between w:val="nil"/>
        </w:pBdr>
        <w:spacing w:after="0" w:line="240" w:lineRule="auto"/>
        <w:rPr>
          <w:color w:val="000000"/>
        </w:rPr>
      </w:pPr>
      <w:commentRangeStart w:id="29"/>
      <w:r>
        <w:rPr>
          <w:color w:val="000000"/>
        </w:rPr>
        <w:t>No formal education</w:t>
      </w:r>
      <w:r>
        <w:rPr>
          <w:color w:val="000000"/>
        </w:rPr>
        <w:tab/>
      </w:r>
    </w:p>
    <w:p w14:paraId="00000518" w14:textId="77777777" w:rsidR="00CD5CA9" w:rsidRDefault="00000000">
      <w:pPr>
        <w:numPr>
          <w:ilvl w:val="3"/>
          <w:numId w:val="16"/>
        </w:numPr>
        <w:pBdr>
          <w:top w:val="nil"/>
          <w:left w:val="nil"/>
          <w:bottom w:val="nil"/>
          <w:right w:val="nil"/>
          <w:between w:val="nil"/>
        </w:pBdr>
        <w:spacing w:after="0" w:line="240" w:lineRule="auto"/>
        <w:rPr>
          <w:color w:val="000000"/>
        </w:rPr>
      </w:pPr>
      <w:r>
        <w:rPr>
          <w:color w:val="000000"/>
        </w:rPr>
        <w:t>Some elementary</w:t>
      </w:r>
    </w:p>
    <w:p w14:paraId="00000519" w14:textId="77777777" w:rsidR="00CD5CA9" w:rsidRDefault="00000000">
      <w:pPr>
        <w:numPr>
          <w:ilvl w:val="3"/>
          <w:numId w:val="16"/>
        </w:numPr>
        <w:pBdr>
          <w:top w:val="nil"/>
          <w:left w:val="nil"/>
          <w:bottom w:val="nil"/>
          <w:right w:val="nil"/>
          <w:between w:val="nil"/>
        </w:pBdr>
        <w:spacing w:after="0" w:line="240" w:lineRule="auto"/>
        <w:rPr>
          <w:color w:val="000000"/>
        </w:rPr>
      </w:pPr>
      <w:r>
        <w:rPr>
          <w:color w:val="000000"/>
        </w:rPr>
        <w:t xml:space="preserve">Completed </w:t>
      </w:r>
      <w:proofErr w:type="gramStart"/>
      <w:r>
        <w:rPr>
          <w:color w:val="000000"/>
        </w:rPr>
        <w:t>elementary</w:t>
      </w:r>
      <w:proofErr w:type="gramEnd"/>
    </w:p>
    <w:p w14:paraId="0000051A" w14:textId="77777777" w:rsidR="00CD5CA9" w:rsidRDefault="00000000">
      <w:pPr>
        <w:numPr>
          <w:ilvl w:val="3"/>
          <w:numId w:val="16"/>
        </w:numPr>
        <w:pBdr>
          <w:top w:val="nil"/>
          <w:left w:val="nil"/>
          <w:bottom w:val="nil"/>
          <w:right w:val="nil"/>
          <w:between w:val="nil"/>
        </w:pBdr>
        <w:spacing w:after="0" w:line="240" w:lineRule="auto"/>
        <w:rPr>
          <w:color w:val="000000"/>
        </w:rPr>
      </w:pPr>
      <w:r>
        <w:rPr>
          <w:color w:val="000000"/>
        </w:rPr>
        <w:t>Some secondary</w:t>
      </w:r>
    </w:p>
    <w:p w14:paraId="0000051B" w14:textId="3008260D" w:rsidR="00CD5CA9" w:rsidRDefault="00000000">
      <w:pPr>
        <w:numPr>
          <w:ilvl w:val="3"/>
          <w:numId w:val="16"/>
        </w:numPr>
        <w:pBdr>
          <w:top w:val="nil"/>
          <w:left w:val="nil"/>
          <w:bottom w:val="nil"/>
          <w:right w:val="nil"/>
          <w:between w:val="nil"/>
        </w:pBdr>
        <w:spacing w:after="0" w:line="240" w:lineRule="auto"/>
        <w:rPr>
          <w:color w:val="000000"/>
        </w:rPr>
      </w:pPr>
      <w:r>
        <w:rPr>
          <w:color w:val="000000"/>
        </w:rPr>
        <w:t xml:space="preserve">Completed </w:t>
      </w:r>
      <w:proofErr w:type="gramStart"/>
      <w:r>
        <w:rPr>
          <w:color w:val="000000"/>
        </w:rPr>
        <w:t>secondary</w:t>
      </w:r>
      <w:proofErr w:type="gramEnd"/>
    </w:p>
    <w:p w14:paraId="0000051C" w14:textId="720E91AB" w:rsidR="00CD5CA9" w:rsidRDefault="00000000">
      <w:pPr>
        <w:numPr>
          <w:ilvl w:val="3"/>
          <w:numId w:val="16"/>
        </w:numPr>
        <w:pBdr>
          <w:top w:val="nil"/>
          <w:left w:val="nil"/>
          <w:bottom w:val="nil"/>
          <w:right w:val="nil"/>
          <w:between w:val="nil"/>
        </w:pBdr>
        <w:spacing w:after="0" w:line="240" w:lineRule="auto"/>
        <w:rPr>
          <w:color w:val="000000"/>
        </w:rPr>
      </w:pPr>
      <w:r>
        <w:rPr>
          <w:color w:val="000000"/>
        </w:rPr>
        <w:lastRenderedPageBreak/>
        <w:t>Vocational training/Technical institute</w:t>
      </w:r>
    </w:p>
    <w:p w14:paraId="0000051D" w14:textId="77777777" w:rsidR="00CD5CA9" w:rsidRDefault="00000000">
      <w:pPr>
        <w:numPr>
          <w:ilvl w:val="3"/>
          <w:numId w:val="16"/>
        </w:numPr>
        <w:pBdr>
          <w:top w:val="nil"/>
          <w:left w:val="nil"/>
          <w:bottom w:val="nil"/>
          <w:right w:val="nil"/>
          <w:between w:val="nil"/>
        </w:pBdr>
        <w:spacing w:after="0" w:line="240" w:lineRule="auto"/>
        <w:rPr>
          <w:color w:val="000000"/>
        </w:rPr>
      </w:pPr>
      <w:r>
        <w:rPr>
          <w:color w:val="000000"/>
        </w:rPr>
        <w:t>Some university</w:t>
      </w:r>
    </w:p>
    <w:p w14:paraId="0000051E" w14:textId="77777777" w:rsidR="00CD5CA9" w:rsidRDefault="00000000">
      <w:pPr>
        <w:numPr>
          <w:ilvl w:val="3"/>
          <w:numId w:val="16"/>
        </w:numPr>
        <w:pBdr>
          <w:top w:val="nil"/>
          <w:left w:val="nil"/>
          <w:bottom w:val="nil"/>
          <w:right w:val="nil"/>
          <w:between w:val="nil"/>
        </w:pBdr>
        <w:spacing w:after="0" w:line="240" w:lineRule="auto"/>
        <w:rPr>
          <w:color w:val="000000"/>
        </w:rPr>
      </w:pPr>
      <w:r>
        <w:rPr>
          <w:color w:val="000000"/>
        </w:rPr>
        <w:t xml:space="preserve">Completed </w:t>
      </w:r>
      <w:proofErr w:type="gramStart"/>
      <w:r>
        <w:rPr>
          <w:color w:val="000000"/>
        </w:rPr>
        <w:t>university</w:t>
      </w:r>
      <w:proofErr w:type="gramEnd"/>
    </w:p>
    <w:p w14:paraId="0000051F" w14:textId="77777777" w:rsidR="00CD5CA9" w:rsidRDefault="00000000">
      <w:pPr>
        <w:numPr>
          <w:ilvl w:val="3"/>
          <w:numId w:val="16"/>
        </w:numPr>
        <w:pBdr>
          <w:top w:val="nil"/>
          <w:left w:val="nil"/>
          <w:bottom w:val="nil"/>
          <w:right w:val="nil"/>
          <w:between w:val="nil"/>
        </w:pBdr>
        <w:spacing w:after="0" w:line="240" w:lineRule="auto"/>
      </w:pPr>
      <w:r>
        <w:rPr>
          <w:color w:val="000000"/>
        </w:rPr>
        <w:t>Post-graduate degree (MD, PhD, MBA, etc.)</w:t>
      </w:r>
      <w:commentRangeEnd w:id="29"/>
      <w:r w:rsidR="00AC5583">
        <w:rPr>
          <w:rStyle w:val="CommentReference"/>
        </w:rPr>
        <w:commentReference w:id="29"/>
      </w:r>
    </w:p>
    <w:p w14:paraId="00000520" w14:textId="77777777" w:rsidR="00CD5CA9" w:rsidRDefault="00000000">
      <w:pPr>
        <w:pBdr>
          <w:top w:val="nil"/>
          <w:left w:val="nil"/>
          <w:bottom w:val="nil"/>
          <w:right w:val="nil"/>
          <w:between w:val="nil"/>
        </w:pBdr>
        <w:spacing w:after="0" w:line="240" w:lineRule="auto"/>
        <w:ind w:left="1260" w:hanging="360"/>
        <w:rPr>
          <w:color w:val="000000"/>
        </w:rPr>
      </w:pPr>
      <w:r>
        <w:rPr>
          <w:color w:val="000000"/>
        </w:rPr>
        <w:t>98.  Refused (vol.)</w:t>
      </w:r>
    </w:p>
    <w:p w14:paraId="00000521" w14:textId="77777777" w:rsidR="00CD5CA9" w:rsidRDefault="00000000">
      <w:pPr>
        <w:pBdr>
          <w:top w:val="nil"/>
          <w:left w:val="nil"/>
          <w:bottom w:val="nil"/>
          <w:right w:val="nil"/>
          <w:between w:val="nil"/>
        </w:pBdr>
        <w:spacing w:after="0" w:line="240" w:lineRule="auto"/>
        <w:ind w:left="1260" w:hanging="360"/>
        <w:rPr>
          <w:color w:val="000000"/>
        </w:rPr>
      </w:pPr>
      <w:r>
        <w:rPr>
          <w:color w:val="000000"/>
        </w:rPr>
        <w:t>99.  Don’t Know (vol.)</w:t>
      </w:r>
    </w:p>
    <w:p w14:paraId="00000522" w14:textId="77777777" w:rsidR="00CD5CA9" w:rsidRDefault="00000000">
      <w:pPr>
        <w:pBdr>
          <w:top w:val="nil"/>
          <w:left w:val="nil"/>
          <w:bottom w:val="nil"/>
          <w:right w:val="nil"/>
          <w:between w:val="nil"/>
        </w:pBdr>
        <w:spacing w:after="0" w:line="240" w:lineRule="auto"/>
        <w:ind w:left="900" w:hanging="360"/>
        <w:rPr>
          <w:rFonts w:ascii="Gill Sans" w:hAnsi="Gill Sans" w:cs="Gill Sans"/>
          <w:i/>
          <w:color w:val="C00000"/>
        </w:rPr>
      </w:pPr>
      <w:r>
        <w:rPr>
          <w:rFonts w:ascii="Gill Sans" w:hAnsi="Gill Sans" w:cs="Gill Sans"/>
          <w:i/>
          <w:color w:val="C00000"/>
        </w:rPr>
        <w:t>94. Asked to stop the interview.</w:t>
      </w:r>
    </w:p>
    <w:p w14:paraId="00000523" w14:textId="77777777" w:rsidR="00CD5CA9" w:rsidRDefault="00000000">
      <w:pPr>
        <w:pBdr>
          <w:top w:val="nil"/>
          <w:left w:val="nil"/>
          <w:bottom w:val="nil"/>
          <w:right w:val="nil"/>
          <w:between w:val="nil"/>
        </w:pBdr>
        <w:spacing w:after="0" w:line="240" w:lineRule="auto"/>
        <w:ind w:left="900" w:hanging="360"/>
        <w:rPr>
          <w:rFonts w:ascii="Gill Sans" w:hAnsi="Gill Sans" w:cs="Gill Sans"/>
          <w:i/>
          <w:color w:val="C00000"/>
        </w:rPr>
      </w:pPr>
      <w:r>
        <w:rPr>
          <w:rFonts w:ascii="Gill Sans" w:hAnsi="Gill Sans" w:cs="Gill Sans"/>
          <w:i/>
          <w:color w:val="C00000"/>
        </w:rPr>
        <w:t>93. Not asked due to interview stoppage</w:t>
      </w:r>
    </w:p>
    <w:p w14:paraId="00000524" w14:textId="77777777" w:rsidR="00CD5CA9" w:rsidRDefault="00CD5CA9">
      <w:pPr>
        <w:pBdr>
          <w:top w:val="nil"/>
          <w:left w:val="nil"/>
          <w:bottom w:val="nil"/>
          <w:right w:val="nil"/>
          <w:between w:val="nil"/>
        </w:pBdr>
        <w:spacing w:after="0" w:line="240" w:lineRule="auto"/>
        <w:ind w:left="1260" w:hanging="360"/>
        <w:rPr>
          <w:color w:val="000000"/>
        </w:rPr>
      </w:pPr>
    </w:p>
    <w:p w14:paraId="00000525" w14:textId="77777777" w:rsidR="00CD5CA9" w:rsidRDefault="00CD5CA9">
      <w:pPr>
        <w:pBdr>
          <w:top w:val="nil"/>
          <w:left w:val="nil"/>
          <w:bottom w:val="nil"/>
          <w:right w:val="nil"/>
          <w:between w:val="nil"/>
        </w:pBdr>
        <w:spacing w:after="0" w:line="240" w:lineRule="auto"/>
        <w:ind w:left="1260" w:hanging="360"/>
        <w:rPr>
          <w:color w:val="000000"/>
        </w:rPr>
      </w:pPr>
    </w:p>
    <w:p w14:paraId="00000526" w14:textId="77777777" w:rsidR="00CD5CA9" w:rsidRDefault="00000000">
      <w:pPr>
        <w:numPr>
          <w:ilvl w:val="0"/>
          <w:numId w:val="44"/>
        </w:numPr>
        <w:pBdr>
          <w:top w:val="nil"/>
          <w:left w:val="nil"/>
          <w:bottom w:val="nil"/>
          <w:right w:val="nil"/>
          <w:between w:val="nil"/>
        </w:pBdr>
        <w:spacing w:after="0" w:line="240" w:lineRule="auto"/>
      </w:pPr>
      <w:r>
        <w:rPr>
          <w:rFonts w:ascii="Gill Sans" w:hAnsi="Gill Sans" w:cs="Gill Sans"/>
          <w:color w:val="000000"/>
        </w:rPr>
        <w:t xml:space="preserve">. What is your current marital status?  </w:t>
      </w:r>
    </w:p>
    <w:p w14:paraId="00000527" w14:textId="77777777" w:rsidR="00CD5CA9" w:rsidRDefault="00000000">
      <w:pPr>
        <w:numPr>
          <w:ilvl w:val="3"/>
          <w:numId w:val="15"/>
        </w:numPr>
        <w:pBdr>
          <w:top w:val="nil"/>
          <w:left w:val="nil"/>
          <w:bottom w:val="nil"/>
          <w:right w:val="nil"/>
          <w:between w:val="nil"/>
        </w:pBdr>
        <w:spacing w:after="0" w:line="240" w:lineRule="auto"/>
      </w:pPr>
      <w:r>
        <w:rPr>
          <w:color w:val="000000"/>
        </w:rPr>
        <w:t>Married</w:t>
      </w:r>
      <w:r>
        <w:rPr>
          <w:color w:val="000000"/>
        </w:rPr>
        <w:tab/>
      </w:r>
      <w:r>
        <w:rPr>
          <w:color w:val="000000"/>
        </w:rPr>
        <w:tab/>
      </w:r>
    </w:p>
    <w:p w14:paraId="00000528" w14:textId="77777777" w:rsidR="00CD5CA9" w:rsidRDefault="00000000">
      <w:pPr>
        <w:numPr>
          <w:ilvl w:val="3"/>
          <w:numId w:val="15"/>
        </w:numPr>
        <w:pBdr>
          <w:top w:val="nil"/>
          <w:left w:val="nil"/>
          <w:bottom w:val="nil"/>
          <w:right w:val="nil"/>
          <w:between w:val="nil"/>
        </w:pBdr>
        <w:spacing w:after="0" w:line="240" w:lineRule="auto"/>
      </w:pPr>
      <w:r>
        <w:rPr>
          <w:color w:val="000000"/>
        </w:rPr>
        <w:t>Widowed</w:t>
      </w:r>
    </w:p>
    <w:p w14:paraId="00000529" w14:textId="77777777" w:rsidR="00CD5CA9" w:rsidRDefault="00000000">
      <w:pPr>
        <w:numPr>
          <w:ilvl w:val="3"/>
          <w:numId w:val="15"/>
        </w:numPr>
        <w:pBdr>
          <w:top w:val="nil"/>
          <w:left w:val="nil"/>
          <w:bottom w:val="nil"/>
          <w:right w:val="nil"/>
          <w:between w:val="nil"/>
        </w:pBdr>
        <w:spacing w:after="0" w:line="240" w:lineRule="auto"/>
      </w:pPr>
      <w:r>
        <w:rPr>
          <w:color w:val="000000"/>
        </w:rPr>
        <w:t>Divorced</w:t>
      </w:r>
    </w:p>
    <w:p w14:paraId="0000052A" w14:textId="77777777" w:rsidR="00CD5CA9" w:rsidRDefault="00000000">
      <w:pPr>
        <w:numPr>
          <w:ilvl w:val="3"/>
          <w:numId w:val="15"/>
        </w:numPr>
        <w:pBdr>
          <w:top w:val="nil"/>
          <w:left w:val="nil"/>
          <w:bottom w:val="nil"/>
          <w:right w:val="nil"/>
          <w:between w:val="nil"/>
        </w:pBdr>
        <w:spacing w:after="0" w:line="240" w:lineRule="auto"/>
      </w:pPr>
      <w:r>
        <w:rPr>
          <w:color w:val="000000"/>
        </w:rPr>
        <w:t>Separated</w:t>
      </w:r>
    </w:p>
    <w:p w14:paraId="0000052B" w14:textId="77777777" w:rsidR="00CD5CA9" w:rsidRDefault="00000000">
      <w:pPr>
        <w:numPr>
          <w:ilvl w:val="3"/>
          <w:numId w:val="15"/>
        </w:numPr>
        <w:pBdr>
          <w:top w:val="nil"/>
          <w:left w:val="nil"/>
          <w:bottom w:val="nil"/>
          <w:right w:val="nil"/>
          <w:between w:val="nil"/>
        </w:pBdr>
        <w:spacing w:after="0" w:line="240" w:lineRule="auto"/>
      </w:pPr>
      <w:r>
        <w:rPr>
          <w:color w:val="000000"/>
        </w:rPr>
        <w:t>Single</w:t>
      </w:r>
    </w:p>
    <w:p w14:paraId="0000052C" w14:textId="77777777" w:rsidR="00CD5CA9" w:rsidRDefault="00000000">
      <w:pPr>
        <w:pBdr>
          <w:top w:val="nil"/>
          <w:left w:val="nil"/>
          <w:bottom w:val="nil"/>
          <w:right w:val="nil"/>
          <w:between w:val="nil"/>
        </w:pBdr>
        <w:spacing w:after="0" w:line="240" w:lineRule="auto"/>
        <w:ind w:left="1260" w:hanging="360"/>
        <w:rPr>
          <w:color w:val="000000"/>
        </w:rPr>
      </w:pPr>
      <w:r>
        <w:rPr>
          <w:color w:val="000000"/>
        </w:rPr>
        <w:t>98.  Refused (vol.)</w:t>
      </w:r>
    </w:p>
    <w:p w14:paraId="0000052D" w14:textId="77777777" w:rsidR="00CD5CA9" w:rsidRDefault="00000000">
      <w:pPr>
        <w:pBdr>
          <w:top w:val="nil"/>
          <w:left w:val="nil"/>
          <w:bottom w:val="nil"/>
          <w:right w:val="nil"/>
          <w:between w:val="nil"/>
        </w:pBdr>
        <w:spacing w:after="0" w:line="240" w:lineRule="auto"/>
        <w:ind w:left="360" w:firstLine="540"/>
        <w:rPr>
          <w:color w:val="000000"/>
        </w:rPr>
      </w:pPr>
      <w:r>
        <w:rPr>
          <w:color w:val="000000"/>
        </w:rPr>
        <w:t xml:space="preserve">99.  Don’t Know (vol.) </w:t>
      </w:r>
    </w:p>
    <w:p w14:paraId="0000052E" w14:textId="77777777" w:rsidR="00CD5CA9" w:rsidRDefault="00000000">
      <w:pPr>
        <w:pBdr>
          <w:top w:val="nil"/>
          <w:left w:val="nil"/>
          <w:bottom w:val="nil"/>
          <w:right w:val="nil"/>
          <w:between w:val="nil"/>
        </w:pBdr>
        <w:spacing w:after="0" w:line="240" w:lineRule="auto"/>
        <w:ind w:left="900" w:hanging="360"/>
        <w:rPr>
          <w:rFonts w:ascii="Gill Sans" w:hAnsi="Gill Sans" w:cs="Gill Sans"/>
          <w:i/>
          <w:color w:val="C00000"/>
        </w:rPr>
      </w:pPr>
      <w:r>
        <w:rPr>
          <w:rFonts w:ascii="Gill Sans" w:hAnsi="Gill Sans" w:cs="Gill Sans"/>
          <w:i/>
          <w:color w:val="C00000"/>
        </w:rPr>
        <w:t>94. Asked to stop the interview.</w:t>
      </w:r>
    </w:p>
    <w:p w14:paraId="0000052F" w14:textId="77777777" w:rsidR="00CD5CA9" w:rsidRDefault="00000000">
      <w:pPr>
        <w:pBdr>
          <w:top w:val="nil"/>
          <w:left w:val="nil"/>
          <w:bottom w:val="nil"/>
          <w:right w:val="nil"/>
          <w:between w:val="nil"/>
        </w:pBdr>
        <w:spacing w:after="0" w:line="240" w:lineRule="auto"/>
        <w:ind w:left="900" w:hanging="360"/>
        <w:rPr>
          <w:rFonts w:ascii="Gill Sans" w:hAnsi="Gill Sans" w:cs="Gill Sans"/>
          <w:i/>
          <w:color w:val="C00000"/>
        </w:rPr>
      </w:pPr>
      <w:r>
        <w:rPr>
          <w:rFonts w:ascii="Gill Sans" w:hAnsi="Gill Sans" w:cs="Gill Sans"/>
          <w:i/>
          <w:color w:val="C00000"/>
        </w:rPr>
        <w:t>93. Not asked due to interview stoppage</w:t>
      </w:r>
    </w:p>
    <w:p w14:paraId="00000530" w14:textId="77777777" w:rsidR="00CD5CA9" w:rsidRDefault="00CD5CA9">
      <w:pPr>
        <w:pBdr>
          <w:top w:val="nil"/>
          <w:left w:val="nil"/>
          <w:bottom w:val="nil"/>
          <w:right w:val="nil"/>
          <w:between w:val="nil"/>
        </w:pBdr>
        <w:spacing w:after="0" w:line="240" w:lineRule="auto"/>
        <w:ind w:left="360" w:firstLine="540"/>
        <w:rPr>
          <w:color w:val="000000"/>
        </w:rPr>
      </w:pPr>
    </w:p>
    <w:p w14:paraId="00000531" w14:textId="77777777" w:rsidR="00CD5CA9" w:rsidRDefault="00CD5CA9">
      <w:pPr>
        <w:pBdr>
          <w:top w:val="nil"/>
          <w:left w:val="nil"/>
          <w:bottom w:val="nil"/>
          <w:right w:val="nil"/>
          <w:between w:val="nil"/>
        </w:pBdr>
        <w:tabs>
          <w:tab w:val="left" w:pos="720"/>
        </w:tabs>
        <w:spacing w:after="0" w:line="240" w:lineRule="auto"/>
        <w:ind w:left="720"/>
      </w:pPr>
    </w:p>
    <w:p w14:paraId="00000532" w14:textId="77777777" w:rsidR="00CD5CA9" w:rsidRDefault="00000000">
      <w:pPr>
        <w:numPr>
          <w:ilvl w:val="0"/>
          <w:numId w:val="23"/>
        </w:numPr>
        <w:pBdr>
          <w:top w:val="nil"/>
          <w:left w:val="nil"/>
          <w:bottom w:val="nil"/>
          <w:right w:val="nil"/>
          <w:between w:val="nil"/>
        </w:pBdr>
        <w:tabs>
          <w:tab w:val="left" w:pos="720"/>
        </w:tabs>
        <w:spacing w:after="0" w:line="240" w:lineRule="auto"/>
      </w:pPr>
      <w:r>
        <w:rPr>
          <w:color w:val="000000"/>
        </w:rPr>
        <w:t>What religion do you belong to?  (vol.)</w:t>
      </w:r>
    </w:p>
    <w:p w14:paraId="00000533" w14:textId="77777777" w:rsidR="00CD5CA9" w:rsidRDefault="00000000">
      <w:pPr>
        <w:numPr>
          <w:ilvl w:val="3"/>
          <w:numId w:val="23"/>
        </w:numPr>
        <w:pBdr>
          <w:top w:val="nil"/>
          <w:left w:val="nil"/>
          <w:bottom w:val="nil"/>
          <w:right w:val="nil"/>
          <w:between w:val="nil"/>
        </w:pBdr>
        <w:spacing w:after="0" w:line="240" w:lineRule="auto"/>
        <w:rPr>
          <w:color w:val="000000"/>
        </w:rPr>
      </w:pPr>
      <w:r>
        <w:t xml:space="preserve">     </w:t>
      </w:r>
      <w:r>
        <w:rPr>
          <w:color w:val="000000"/>
        </w:rPr>
        <w:t>Muslim</w:t>
      </w:r>
    </w:p>
    <w:p w14:paraId="00000534" w14:textId="77777777" w:rsidR="00CD5CA9" w:rsidRDefault="00000000">
      <w:pPr>
        <w:numPr>
          <w:ilvl w:val="3"/>
          <w:numId w:val="23"/>
        </w:numPr>
        <w:pBdr>
          <w:top w:val="nil"/>
          <w:left w:val="nil"/>
          <w:bottom w:val="nil"/>
          <w:right w:val="nil"/>
          <w:between w:val="nil"/>
        </w:pBdr>
        <w:spacing w:after="0" w:line="240" w:lineRule="auto"/>
        <w:rPr>
          <w:color w:val="000000"/>
        </w:rPr>
      </w:pPr>
      <w:r>
        <w:t xml:space="preserve">     </w:t>
      </w:r>
      <w:r>
        <w:rPr>
          <w:color w:val="000000"/>
        </w:rPr>
        <w:t>Christian</w:t>
      </w:r>
    </w:p>
    <w:p w14:paraId="00000535" w14:textId="77777777" w:rsidR="00CD5CA9" w:rsidRDefault="00000000">
      <w:pPr>
        <w:numPr>
          <w:ilvl w:val="3"/>
          <w:numId w:val="23"/>
        </w:numPr>
        <w:pBdr>
          <w:top w:val="nil"/>
          <w:left w:val="nil"/>
          <w:bottom w:val="nil"/>
          <w:right w:val="nil"/>
          <w:between w:val="nil"/>
        </w:pBdr>
        <w:spacing w:after="0" w:line="240" w:lineRule="auto"/>
        <w:rPr>
          <w:color w:val="000000"/>
        </w:rPr>
      </w:pPr>
      <w:r>
        <w:rPr>
          <w:color w:val="000000"/>
        </w:rPr>
        <w:t xml:space="preserve">Atheist/Non-religious </w:t>
      </w:r>
    </w:p>
    <w:p w14:paraId="00000536" w14:textId="77777777" w:rsidR="00CD5CA9" w:rsidRDefault="00000000">
      <w:pPr>
        <w:numPr>
          <w:ilvl w:val="3"/>
          <w:numId w:val="23"/>
        </w:numPr>
        <w:pBdr>
          <w:top w:val="nil"/>
          <w:left w:val="nil"/>
          <w:bottom w:val="nil"/>
          <w:right w:val="nil"/>
          <w:between w:val="nil"/>
        </w:pBdr>
        <w:spacing w:after="0" w:line="240" w:lineRule="auto"/>
        <w:rPr>
          <w:color w:val="000000"/>
        </w:rPr>
      </w:pPr>
      <w:r>
        <w:rPr>
          <w:color w:val="000000"/>
        </w:rPr>
        <w:t>Other: ___________</w:t>
      </w:r>
    </w:p>
    <w:p w14:paraId="00000537" w14:textId="77777777" w:rsidR="00CD5CA9" w:rsidRDefault="00000000">
      <w:pPr>
        <w:pBdr>
          <w:top w:val="nil"/>
          <w:left w:val="nil"/>
          <w:bottom w:val="nil"/>
          <w:right w:val="nil"/>
          <w:between w:val="nil"/>
        </w:pBdr>
        <w:spacing w:after="0" w:line="240" w:lineRule="auto"/>
        <w:ind w:left="1260" w:hanging="360"/>
        <w:rPr>
          <w:color w:val="000000"/>
        </w:rPr>
      </w:pPr>
      <w:r>
        <w:rPr>
          <w:color w:val="000000"/>
        </w:rPr>
        <w:t>98. Refused (vol)</w:t>
      </w:r>
    </w:p>
    <w:p w14:paraId="00000538" w14:textId="77777777" w:rsidR="00CD5CA9" w:rsidRDefault="00000000">
      <w:pPr>
        <w:pBdr>
          <w:top w:val="nil"/>
          <w:left w:val="nil"/>
          <w:bottom w:val="nil"/>
          <w:right w:val="nil"/>
          <w:between w:val="nil"/>
        </w:pBdr>
        <w:spacing w:after="0" w:line="240" w:lineRule="auto"/>
        <w:ind w:left="1260" w:hanging="360"/>
        <w:rPr>
          <w:color w:val="000000"/>
        </w:rPr>
      </w:pPr>
      <w:r>
        <w:rPr>
          <w:color w:val="000000"/>
        </w:rPr>
        <w:t>99. Don’t know (vol)</w:t>
      </w:r>
    </w:p>
    <w:p w14:paraId="00000539" w14:textId="77777777" w:rsidR="00CD5CA9" w:rsidRDefault="00000000">
      <w:pPr>
        <w:pBdr>
          <w:top w:val="nil"/>
          <w:left w:val="nil"/>
          <w:bottom w:val="nil"/>
          <w:right w:val="nil"/>
          <w:between w:val="nil"/>
        </w:pBdr>
        <w:spacing w:after="0" w:line="240" w:lineRule="auto"/>
        <w:ind w:left="900" w:hanging="360"/>
        <w:rPr>
          <w:rFonts w:ascii="Gill Sans" w:hAnsi="Gill Sans" w:cs="Gill Sans"/>
          <w:i/>
          <w:color w:val="C00000"/>
        </w:rPr>
      </w:pPr>
      <w:r>
        <w:rPr>
          <w:rFonts w:ascii="Gill Sans" w:hAnsi="Gill Sans" w:cs="Gill Sans"/>
          <w:i/>
          <w:color w:val="C00000"/>
        </w:rPr>
        <w:t>94. Asked to stop the interview.</w:t>
      </w:r>
    </w:p>
    <w:p w14:paraId="0000053A" w14:textId="77777777" w:rsidR="00CD5CA9" w:rsidRDefault="00000000">
      <w:pPr>
        <w:pBdr>
          <w:top w:val="nil"/>
          <w:left w:val="nil"/>
          <w:bottom w:val="nil"/>
          <w:right w:val="nil"/>
          <w:between w:val="nil"/>
        </w:pBdr>
        <w:spacing w:after="0" w:line="240" w:lineRule="auto"/>
        <w:ind w:left="900" w:hanging="360"/>
        <w:rPr>
          <w:rFonts w:ascii="Gill Sans" w:hAnsi="Gill Sans" w:cs="Gill Sans"/>
          <w:i/>
          <w:color w:val="C00000"/>
        </w:rPr>
      </w:pPr>
      <w:r>
        <w:rPr>
          <w:rFonts w:ascii="Gill Sans" w:hAnsi="Gill Sans" w:cs="Gill Sans"/>
          <w:i/>
          <w:color w:val="C00000"/>
        </w:rPr>
        <w:t>93. Not asked due to interview stoppage</w:t>
      </w:r>
    </w:p>
    <w:p w14:paraId="0000053B" w14:textId="77777777" w:rsidR="00CD5CA9" w:rsidRDefault="00CD5CA9">
      <w:pPr>
        <w:pBdr>
          <w:top w:val="nil"/>
          <w:left w:val="nil"/>
          <w:bottom w:val="nil"/>
          <w:right w:val="nil"/>
          <w:between w:val="nil"/>
        </w:pBdr>
        <w:spacing w:after="0" w:line="240" w:lineRule="auto"/>
        <w:ind w:left="-540" w:hanging="360"/>
        <w:rPr>
          <w:rFonts w:ascii="Gill Sans" w:hAnsi="Gill Sans" w:cs="Gill Sans"/>
          <w:color w:val="000000"/>
        </w:rPr>
      </w:pPr>
    </w:p>
    <w:p w14:paraId="0000053C" w14:textId="77777777" w:rsidR="00CD5CA9" w:rsidRDefault="00000000">
      <w:pPr>
        <w:pBdr>
          <w:top w:val="nil"/>
          <w:left w:val="nil"/>
          <w:bottom w:val="nil"/>
          <w:right w:val="nil"/>
          <w:between w:val="nil"/>
        </w:pBdr>
        <w:spacing w:after="0" w:line="240" w:lineRule="auto"/>
        <w:ind w:left="-540" w:hanging="360"/>
        <w:rPr>
          <w:rFonts w:ascii="Gill Sans" w:hAnsi="Gill Sans" w:cs="Gill Sans"/>
          <w:color w:val="000000"/>
        </w:rPr>
      </w:pPr>
      <w:r>
        <w:rPr>
          <w:rFonts w:ascii="Gill Sans" w:hAnsi="Gill Sans" w:cs="Gill Sans"/>
          <w:color w:val="000000"/>
        </w:rPr>
        <w:t xml:space="preserve">For enumerators to fill, was this an </w:t>
      </w:r>
    </w:p>
    <w:p w14:paraId="0000053D" w14:textId="77777777" w:rsidR="00CD5CA9" w:rsidRDefault="00000000">
      <w:pPr>
        <w:numPr>
          <w:ilvl w:val="4"/>
          <w:numId w:val="23"/>
        </w:numPr>
        <w:pBdr>
          <w:top w:val="nil"/>
          <w:left w:val="nil"/>
          <w:bottom w:val="nil"/>
          <w:right w:val="nil"/>
          <w:between w:val="nil"/>
        </w:pBdr>
        <w:spacing w:after="0" w:line="240" w:lineRule="auto"/>
      </w:pPr>
      <w:r>
        <w:rPr>
          <w:rFonts w:ascii="Gill Sans" w:hAnsi="Gill Sans" w:cs="Gill Sans"/>
          <w:color w:val="000000"/>
        </w:rPr>
        <w:t>Complete survey</w:t>
      </w:r>
    </w:p>
    <w:p w14:paraId="0000053E" w14:textId="77777777" w:rsidR="00CD5CA9" w:rsidRDefault="00000000">
      <w:pPr>
        <w:numPr>
          <w:ilvl w:val="4"/>
          <w:numId w:val="23"/>
        </w:numPr>
        <w:pBdr>
          <w:top w:val="nil"/>
          <w:left w:val="nil"/>
          <w:bottom w:val="nil"/>
          <w:right w:val="nil"/>
          <w:between w:val="nil"/>
        </w:pBdr>
        <w:spacing w:after="0" w:line="240" w:lineRule="auto"/>
      </w:pPr>
      <w:r>
        <w:rPr>
          <w:rFonts w:ascii="Gill Sans" w:hAnsi="Gill Sans" w:cs="Gill Sans"/>
          <w:color w:val="000000"/>
        </w:rPr>
        <w:t>Partial Survey</w:t>
      </w:r>
    </w:p>
    <w:p w14:paraId="0000053F" w14:textId="77777777" w:rsidR="00CD5CA9" w:rsidRDefault="00CD5CA9">
      <w:pPr>
        <w:pBdr>
          <w:top w:val="nil"/>
          <w:left w:val="nil"/>
          <w:bottom w:val="nil"/>
          <w:right w:val="nil"/>
          <w:between w:val="nil"/>
        </w:pBdr>
        <w:spacing w:after="0" w:line="240" w:lineRule="auto"/>
        <w:ind w:left="1260" w:hanging="360"/>
        <w:rPr>
          <w:rFonts w:ascii="Gill Sans" w:hAnsi="Gill Sans" w:cs="Gill Sans"/>
          <w:color w:val="000000"/>
        </w:rPr>
      </w:pPr>
    </w:p>
    <w:p w14:paraId="00000540" w14:textId="77777777" w:rsidR="00CD5CA9" w:rsidRDefault="00000000">
      <w:pPr>
        <w:pBdr>
          <w:top w:val="nil"/>
          <w:left w:val="nil"/>
          <w:bottom w:val="nil"/>
          <w:right w:val="nil"/>
          <w:between w:val="nil"/>
        </w:pBdr>
        <w:spacing w:after="0" w:line="240" w:lineRule="auto"/>
        <w:ind w:left="1260" w:hanging="360"/>
        <w:rPr>
          <w:rFonts w:ascii="Gill Sans" w:hAnsi="Gill Sans" w:cs="Gill Sans"/>
          <w:b/>
          <w:i/>
          <w:color w:val="002060"/>
        </w:rPr>
      </w:pPr>
      <w:r>
        <w:rPr>
          <w:rFonts w:ascii="Gill Sans" w:hAnsi="Gill Sans" w:cs="Gill Sans"/>
          <w:b/>
          <w:i/>
          <w:color w:val="002060"/>
        </w:rPr>
        <w:t>Record Time Ended.</w:t>
      </w:r>
    </w:p>
    <w:p w14:paraId="00000541" w14:textId="77777777" w:rsidR="00CD5CA9" w:rsidRDefault="00CD5CA9">
      <w:pPr>
        <w:pBdr>
          <w:top w:val="nil"/>
          <w:left w:val="nil"/>
          <w:bottom w:val="nil"/>
          <w:right w:val="nil"/>
          <w:between w:val="nil"/>
        </w:pBdr>
        <w:spacing w:after="0" w:line="240" w:lineRule="auto"/>
        <w:ind w:left="1260" w:hanging="360"/>
        <w:rPr>
          <w:color w:val="000000"/>
        </w:rPr>
      </w:pPr>
    </w:p>
    <w:p w14:paraId="00000542" w14:textId="77777777" w:rsidR="00CD5CA9" w:rsidRDefault="00000000">
      <w:pPr>
        <w:pStyle w:val="Heading3"/>
      </w:pPr>
      <w:bookmarkStart w:id="30" w:name="_Toc183466666"/>
      <w:r>
        <w:t>Read Closing Statement to the Respondent:</w:t>
      </w:r>
      <w:bookmarkEnd w:id="30"/>
      <w:r>
        <w:tab/>
      </w:r>
    </w:p>
    <w:p w14:paraId="00000543" w14:textId="77777777" w:rsidR="00CD5CA9" w:rsidRDefault="00000000">
      <w:r>
        <w:t xml:space="preserve">Thank you for participating in our survey.  Do you have any questions? </w:t>
      </w:r>
    </w:p>
    <w:p w14:paraId="00000544" w14:textId="77777777" w:rsidR="00CD5CA9" w:rsidRDefault="00000000">
      <w:pPr>
        <w:pBdr>
          <w:top w:val="nil"/>
          <w:left w:val="nil"/>
          <w:bottom w:val="nil"/>
          <w:right w:val="nil"/>
          <w:between w:val="nil"/>
        </w:pBdr>
        <w:spacing w:after="0" w:line="240" w:lineRule="auto"/>
        <w:rPr>
          <w:color w:val="000000"/>
        </w:rPr>
      </w:pPr>
      <w:r>
        <w:t>In the next few days my supervisor may contact you to evaluate the quality of my work and answer any other questions you may have. To help him do that, could I have a phone number to reach you with?</w:t>
      </w:r>
    </w:p>
    <w:p w14:paraId="00000545" w14:textId="77777777" w:rsidR="00CD5CA9" w:rsidRDefault="00000000">
      <w:pPr>
        <w:numPr>
          <w:ilvl w:val="0"/>
          <w:numId w:val="47"/>
        </w:numPr>
        <w:pBdr>
          <w:top w:val="nil"/>
          <w:left w:val="nil"/>
          <w:bottom w:val="nil"/>
          <w:right w:val="nil"/>
          <w:between w:val="nil"/>
        </w:pBdr>
        <w:spacing w:after="0" w:line="240" w:lineRule="auto"/>
        <w:rPr>
          <w:color w:val="000000"/>
        </w:rPr>
      </w:pPr>
      <w:r>
        <w:rPr>
          <w:color w:val="000000"/>
        </w:rPr>
        <w:t>Yes, number____________</w:t>
      </w:r>
    </w:p>
    <w:p w14:paraId="00000546" w14:textId="77777777" w:rsidR="00CD5CA9" w:rsidRDefault="00000000">
      <w:pPr>
        <w:numPr>
          <w:ilvl w:val="0"/>
          <w:numId w:val="47"/>
        </w:numPr>
        <w:pBdr>
          <w:top w:val="nil"/>
          <w:left w:val="nil"/>
          <w:bottom w:val="nil"/>
          <w:right w:val="nil"/>
          <w:between w:val="nil"/>
        </w:pBdr>
        <w:spacing w:after="0" w:line="240" w:lineRule="auto"/>
        <w:rPr>
          <w:color w:val="000000"/>
        </w:rPr>
      </w:pPr>
      <w:r>
        <w:rPr>
          <w:color w:val="000000"/>
        </w:rPr>
        <w:t>No</w:t>
      </w:r>
    </w:p>
    <w:p w14:paraId="00000547" w14:textId="77777777" w:rsidR="00CD5CA9" w:rsidRDefault="00CD5CA9">
      <w:pPr>
        <w:pBdr>
          <w:top w:val="nil"/>
          <w:left w:val="nil"/>
          <w:bottom w:val="nil"/>
          <w:right w:val="nil"/>
          <w:between w:val="nil"/>
        </w:pBdr>
        <w:spacing w:after="0" w:line="240" w:lineRule="auto"/>
        <w:ind w:left="720"/>
        <w:rPr>
          <w:color w:val="000000"/>
        </w:rPr>
      </w:pPr>
    </w:p>
    <w:p w14:paraId="00000548" w14:textId="77777777" w:rsidR="00CD5CA9" w:rsidRDefault="00000000">
      <w:pPr>
        <w:pBdr>
          <w:top w:val="nil"/>
          <w:left w:val="nil"/>
          <w:bottom w:val="nil"/>
          <w:right w:val="nil"/>
          <w:between w:val="nil"/>
        </w:pBdr>
        <w:spacing w:after="0" w:line="240" w:lineRule="auto"/>
        <w:rPr>
          <w:color w:val="000000"/>
        </w:rPr>
      </w:pPr>
      <w:r>
        <w:t>Thank you so much for participating in this study. In the future we may be conducting follow up interviews with people to understand more about how they use media and their thoughts about the types of programs needed to support Palestinian people. If we conduct a follow-up survey in the future, may we contact you again to see if you are interested in participating in another interview?</w:t>
      </w:r>
    </w:p>
    <w:p w14:paraId="00000549" w14:textId="77777777" w:rsidR="00CD5CA9" w:rsidRDefault="00000000">
      <w:pPr>
        <w:numPr>
          <w:ilvl w:val="0"/>
          <w:numId w:val="2"/>
        </w:numPr>
        <w:pBdr>
          <w:top w:val="nil"/>
          <w:left w:val="nil"/>
          <w:bottom w:val="nil"/>
          <w:right w:val="nil"/>
          <w:between w:val="nil"/>
        </w:pBdr>
        <w:spacing w:after="0" w:line="240" w:lineRule="auto"/>
        <w:rPr>
          <w:color w:val="000000"/>
        </w:rPr>
      </w:pPr>
      <w:r>
        <w:rPr>
          <w:color w:val="000000"/>
        </w:rPr>
        <w:t>Yes, number____________</w:t>
      </w:r>
    </w:p>
    <w:p w14:paraId="0000054A" w14:textId="77777777" w:rsidR="00CD5CA9" w:rsidRDefault="00000000">
      <w:pPr>
        <w:numPr>
          <w:ilvl w:val="0"/>
          <w:numId w:val="2"/>
        </w:numPr>
        <w:pBdr>
          <w:top w:val="nil"/>
          <w:left w:val="nil"/>
          <w:bottom w:val="nil"/>
          <w:right w:val="nil"/>
          <w:between w:val="nil"/>
        </w:pBdr>
        <w:spacing w:after="0" w:line="240" w:lineRule="auto"/>
        <w:rPr>
          <w:color w:val="000000"/>
        </w:rPr>
      </w:pPr>
      <w:r>
        <w:rPr>
          <w:color w:val="000000"/>
        </w:rPr>
        <w:lastRenderedPageBreak/>
        <w:t>No</w:t>
      </w:r>
    </w:p>
    <w:p w14:paraId="0000054B" w14:textId="77777777" w:rsidR="00CD5CA9" w:rsidRDefault="00CD5CA9">
      <w:pPr>
        <w:pBdr>
          <w:top w:val="nil"/>
          <w:left w:val="nil"/>
          <w:bottom w:val="nil"/>
          <w:right w:val="nil"/>
          <w:between w:val="nil"/>
        </w:pBdr>
        <w:spacing w:after="0" w:line="240" w:lineRule="auto"/>
        <w:rPr>
          <w:color w:val="000000"/>
        </w:rPr>
      </w:pPr>
    </w:p>
    <w:tbl>
      <w:tblPr>
        <w:tblStyle w:val="af3"/>
        <w:tblW w:w="901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697"/>
        <w:gridCol w:w="3558"/>
        <w:gridCol w:w="3761"/>
      </w:tblGrid>
      <w:tr w:rsidR="00CD5CA9" w14:paraId="5F8CD8D8" w14:textId="77777777">
        <w:tc>
          <w:tcPr>
            <w:tcW w:w="1697" w:type="dxa"/>
          </w:tcPr>
          <w:p w14:paraId="0000054C" w14:textId="77777777" w:rsidR="00CD5CA9" w:rsidRDefault="00000000">
            <w:pPr>
              <w:spacing w:line="240" w:lineRule="auto"/>
              <w:rPr>
                <w:color w:val="000000"/>
              </w:rPr>
            </w:pPr>
            <w:r>
              <w:rPr>
                <w:color w:val="000000"/>
              </w:rPr>
              <w:t>Measurement stage</w:t>
            </w:r>
          </w:p>
        </w:tc>
        <w:tc>
          <w:tcPr>
            <w:tcW w:w="3558" w:type="dxa"/>
          </w:tcPr>
          <w:p w14:paraId="0000054D" w14:textId="77777777" w:rsidR="00CD5CA9" w:rsidRDefault="00000000">
            <w:pPr>
              <w:spacing w:line="240" w:lineRule="auto"/>
              <w:rPr>
                <w:color w:val="000000"/>
              </w:rPr>
            </w:pPr>
            <w:r>
              <w:rPr>
                <w:color w:val="000000"/>
              </w:rPr>
              <w:t>Logic</w:t>
            </w:r>
          </w:p>
        </w:tc>
        <w:tc>
          <w:tcPr>
            <w:tcW w:w="3761" w:type="dxa"/>
          </w:tcPr>
          <w:p w14:paraId="0000054E" w14:textId="77777777" w:rsidR="00CD5CA9" w:rsidRDefault="00000000">
            <w:pPr>
              <w:spacing w:line="240" w:lineRule="auto"/>
              <w:rPr>
                <w:color w:val="000000"/>
              </w:rPr>
            </w:pPr>
            <w:r>
              <w:rPr>
                <w:color w:val="000000"/>
              </w:rPr>
              <w:t xml:space="preserve">Description </w:t>
            </w:r>
          </w:p>
        </w:tc>
      </w:tr>
      <w:tr w:rsidR="00CD5CA9" w14:paraId="3967C045" w14:textId="77777777">
        <w:tc>
          <w:tcPr>
            <w:tcW w:w="1697" w:type="dxa"/>
          </w:tcPr>
          <w:p w14:paraId="0000054F" w14:textId="77777777" w:rsidR="00CD5CA9" w:rsidRDefault="00000000">
            <w:pPr>
              <w:spacing w:line="240" w:lineRule="auto"/>
              <w:rPr>
                <w:color w:val="000000"/>
              </w:rPr>
            </w:pPr>
            <w:r>
              <w:rPr>
                <w:color w:val="000000"/>
              </w:rPr>
              <w:t xml:space="preserve">First Measure </w:t>
            </w:r>
          </w:p>
        </w:tc>
        <w:tc>
          <w:tcPr>
            <w:tcW w:w="3558" w:type="dxa"/>
          </w:tcPr>
          <w:p w14:paraId="00000550" w14:textId="77777777" w:rsidR="00CD5CA9" w:rsidRDefault="00000000">
            <w:pPr>
              <w:numPr>
                <w:ilvl w:val="0"/>
                <w:numId w:val="30"/>
              </w:numPr>
              <w:pBdr>
                <w:top w:val="nil"/>
                <w:left w:val="nil"/>
                <w:bottom w:val="nil"/>
                <w:right w:val="nil"/>
                <w:between w:val="nil"/>
              </w:pBdr>
              <w:spacing w:line="240" w:lineRule="auto"/>
              <w:rPr>
                <w:rFonts w:ascii="Gill Sans" w:hAnsi="Gill Sans" w:cs="Gill Sans"/>
                <w:color w:val="000000"/>
              </w:rPr>
            </w:pPr>
            <w:r>
              <w:rPr>
                <w:rFonts w:ascii="Gill Sans" w:hAnsi="Gill Sans" w:cs="Gill Sans"/>
                <w:color w:val="000000"/>
              </w:rPr>
              <w:t xml:space="preserve">Listen to radio more than two </w:t>
            </w:r>
            <w:proofErr w:type="gramStart"/>
            <w:r>
              <w:rPr>
                <w:rFonts w:ascii="Gill Sans" w:hAnsi="Gill Sans" w:cs="Gill Sans"/>
                <w:color w:val="000000"/>
              </w:rPr>
              <w:t>hours</w:t>
            </w:r>
            <w:proofErr w:type="gramEnd"/>
          </w:p>
          <w:p w14:paraId="00000551" w14:textId="77777777" w:rsidR="00CD5CA9" w:rsidRDefault="00000000">
            <w:pPr>
              <w:numPr>
                <w:ilvl w:val="0"/>
                <w:numId w:val="30"/>
              </w:numPr>
              <w:pBdr>
                <w:top w:val="nil"/>
                <w:left w:val="nil"/>
                <w:bottom w:val="nil"/>
                <w:right w:val="nil"/>
                <w:between w:val="nil"/>
              </w:pBdr>
              <w:spacing w:line="240" w:lineRule="auto"/>
              <w:rPr>
                <w:rFonts w:ascii="Gill Sans" w:hAnsi="Gill Sans" w:cs="Gill Sans"/>
                <w:color w:val="000000"/>
              </w:rPr>
            </w:pPr>
            <w:r>
              <w:rPr>
                <w:rFonts w:ascii="Gill Sans" w:hAnsi="Gill Sans" w:cs="Gill Sans"/>
                <w:color w:val="000000"/>
              </w:rPr>
              <w:t>Watch TV more than two hours</w:t>
            </w:r>
          </w:p>
          <w:p w14:paraId="00000552" w14:textId="77777777" w:rsidR="00CD5CA9" w:rsidRDefault="00000000">
            <w:pPr>
              <w:numPr>
                <w:ilvl w:val="0"/>
                <w:numId w:val="30"/>
              </w:numPr>
              <w:pBdr>
                <w:top w:val="nil"/>
                <w:left w:val="nil"/>
                <w:bottom w:val="nil"/>
                <w:right w:val="nil"/>
                <w:between w:val="nil"/>
              </w:pBdr>
              <w:spacing w:line="240" w:lineRule="auto"/>
              <w:rPr>
                <w:rFonts w:ascii="Gill Sans" w:hAnsi="Gill Sans" w:cs="Gill Sans"/>
                <w:color w:val="000000"/>
              </w:rPr>
            </w:pPr>
            <w:r>
              <w:rPr>
                <w:rFonts w:ascii="Gill Sans" w:hAnsi="Gill Sans" w:cs="Gill Sans"/>
                <w:color w:val="000000"/>
              </w:rPr>
              <w:t xml:space="preserve">Engage with social media several times a </w:t>
            </w:r>
            <w:proofErr w:type="gramStart"/>
            <w:r>
              <w:rPr>
                <w:rFonts w:ascii="Gill Sans" w:hAnsi="Gill Sans" w:cs="Gill Sans"/>
                <w:color w:val="000000"/>
              </w:rPr>
              <w:t>week</w:t>
            </w:r>
            <w:proofErr w:type="gramEnd"/>
          </w:p>
          <w:p w14:paraId="00000553" w14:textId="77777777" w:rsidR="00CD5CA9" w:rsidRDefault="00000000">
            <w:pPr>
              <w:numPr>
                <w:ilvl w:val="0"/>
                <w:numId w:val="30"/>
              </w:numPr>
              <w:pBdr>
                <w:top w:val="nil"/>
                <w:left w:val="nil"/>
                <w:bottom w:val="nil"/>
                <w:right w:val="nil"/>
                <w:between w:val="nil"/>
              </w:pBdr>
              <w:spacing w:line="240" w:lineRule="auto"/>
              <w:rPr>
                <w:rFonts w:ascii="Gill Sans" w:hAnsi="Gill Sans" w:cs="Gill Sans"/>
                <w:color w:val="000000"/>
              </w:rPr>
            </w:pPr>
            <w:r>
              <w:rPr>
                <w:rFonts w:ascii="Gill Sans" w:hAnsi="Gill Sans" w:cs="Gill Sans"/>
                <w:color w:val="000000"/>
              </w:rPr>
              <w:t xml:space="preserve">Engage with social media once a day or </w:t>
            </w:r>
            <w:proofErr w:type="gramStart"/>
            <w:r>
              <w:rPr>
                <w:rFonts w:ascii="Gill Sans" w:hAnsi="Gill Sans" w:cs="Gill Sans"/>
                <w:color w:val="000000"/>
              </w:rPr>
              <w:t>more</w:t>
            </w:r>
            <w:proofErr w:type="gramEnd"/>
          </w:p>
          <w:p w14:paraId="00000554" w14:textId="77777777" w:rsidR="00CD5CA9" w:rsidRDefault="00CD5CA9">
            <w:pPr>
              <w:spacing w:line="240" w:lineRule="auto"/>
              <w:rPr>
                <w:color w:val="000000"/>
              </w:rPr>
            </w:pPr>
          </w:p>
          <w:p w14:paraId="00000555" w14:textId="77777777" w:rsidR="00CD5CA9" w:rsidRDefault="00CD5CA9">
            <w:pPr>
              <w:spacing w:line="240" w:lineRule="auto"/>
              <w:rPr>
                <w:color w:val="000000"/>
              </w:rPr>
            </w:pPr>
          </w:p>
        </w:tc>
        <w:tc>
          <w:tcPr>
            <w:tcW w:w="3761" w:type="dxa"/>
          </w:tcPr>
          <w:p w14:paraId="00000556" w14:textId="77777777" w:rsidR="00CD5CA9" w:rsidRDefault="00000000">
            <w:pPr>
              <w:spacing w:line="240" w:lineRule="auto"/>
              <w:rPr>
                <w:color w:val="000000"/>
              </w:rPr>
            </w:pPr>
            <w:r>
              <w:rPr>
                <w:color w:val="000000"/>
              </w:rPr>
              <w:t xml:space="preserve">Relationship in first measure is OR, so one condition being met is enough to move forward to second measure </w:t>
            </w:r>
          </w:p>
        </w:tc>
      </w:tr>
      <w:tr w:rsidR="00CD5CA9" w14:paraId="5C47DCD3" w14:textId="77777777">
        <w:tc>
          <w:tcPr>
            <w:tcW w:w="1697" w:type="dxa"/>
          </w:tcPr>
          <w:p w14:paraId="00000557" w14:textId="77777777" w:rsidR="00CD5CA9" w:rsidRDefault="00000000">
            <w:pPr>
              <w:spacing w:line="240" w:lineRule="auto"/>
              <w:rPr>
                <w:color w:val="000000"/>
              </w:rPr>
            </w:pPr>
            <w:r>
              <w:rPr>
                <w:color w:val="000000"/>
              </w:rPr>
              <w:t>Second Measure</w:t>
            </w:r>
          </w:p>
        </w:tc>
        <w:tc>
          <w:tcPr>
            <w:tcW w:w="3558" w:type="dxa"/>
          </w:tcPr>
          <w:p w14:paraId="00000558" w14:textId="77777777" w:rsidR="00CD5CA9" w:rsidRDefault="00000000">
            <w:pPr>
              <w:numPr>
                <w:ilvl w:val="0"/>
                <w:numId w:val="31"/>
              </w:numPr>
              <w:pBdr>
                <w:top w:val="nil"/>
                <w:left w:val="nil"/>
                <w:bottom w:val="nil"/>
                <w:right w:val="nil"/>
                <w:between w:val="nil"/>
              </w:pBdr>
              <w:spacing w:line="240" w:lineRule="auto"/>
              <w:rPr>
                <w:rFonts w:ascii="Gill Sans" w:hAnsi="Gill Sans" w:cs="Gill Sans"/>
                <w:color w:val="000000"/>
              </w:rPr>
            </w:pPr>
            <w:r>
              <w:rPr>
                <w:rFonts w:ascii="Gill Sans" w:hAnsi="Gill Sans" w:cs="Gill Sans"/>
                <w:color w:val="000000"/>
              </w:rPr>
              <w:t>Familiar with USAID Logo</w:t>
            </w:r>
          </w:p>
          <w:p w14:paraId="00000559" w14:textId="77777777" w:rsidR="00CD5CA9" w:rsidRDefault="00000000">
            <w:pPr>
              <w:numPr>
                <w:ilvl w:val="0"/>
                <w:numId w:val="31"/>
              </w:numPr>
              <w:pBdr>
                <w:top w:val="nil"/>
                <w:left w:val="nil"/>
                <w:bottom w:val="nil"/>
                <w:right w:val="nil"/>
                <w:between w:val="nil"/>
              </w:pBdr>
              <w:spacing w:line="240" w:lineRule="auto"/>
              <w:rPr>
                <w:rFonts w:ascii="Gill Sans" w:hAnsi="Gill Sans" w:cs="Gill Sans"/>
                <w:color w:val="000000"/>
              </w:rPr>
            </w:pPr>
            <w:r>
              <w:rPr>
                <w:rFonts w:ascii="Gill Sans" w:hAnsi="Gill Sans" w:cs="Gill Sans"/>
                <w:color w:val="000000"/>
              </w:rPr>
              <w:t xml:space="preserve">Have seen USAID message through any of communication </w:t>
            </w:r>
            <w:proofErr w:type="gramStart"/>
            <w:r>
              <w:rPr>
                <w:rFonts w:ascii="Gill Sans" w:hAnsi="Gill Sans" w:cs="Gill Sans"/>
                <w:color w:val="000000"/>
              </w:rPr>
              <w:t>channels</w:t>
            </w:r>
            <w:proofErr w:type="gramEnd"/>
          </w:p>
          <w:p w14:paraId="0000055A" w14:textId="77777777" w:rsidR="00CD5CA9" w:rsidRDefault="00CD5CA9">
            <w:pPr>
              <w:spacing w:line="240" w:lineRule="auto"/>
              <w:rPr>
                <w:color w:val="000000"/>
              </w:rPr>
            </w:pPr>
          </w:p>
        </w:tc>
        <w:tc>
          <w:tcPr>
            <w:tcW w:w="3761" w:type="dxa"/>
          </w:tcPr>
          <w:p w14:paraId="0000055B" w14:textId="77777777" w:rsidR="00CD5CA9" w:rsidRDefault="00000000">
            <w:pPr>
              <w:spacing w:line="240" w:lineRule="auto"/>
              <w:rPr>
                <w:color w:val="000000"/>
              </w:rPr>
            </w:pPr>
            <w:r>
              <w:rPr>
                <w:color w:val="000000"/>
              </w:rPr>
              <w:t>Relationship in second measure is OR, so one condition being met is enough to move forward to third measure</w:t>
            </w:r>
          </w:p>
        </w:tc>
      </w:tr>
      <w:tr w:rsidR="00CD5CA9" w14:paraId="4BEF689D" w14:textId="77777777">
        <w:tc>
          <w:tcPr>
            <w:tcW w:w="1697" w:type="dxa"/>
          </w:tcPr>
          <w:p w14:paraId="0000055C" w14:textId="77777777" w:rsidR="00CD5CA9" w:rsidRDefault="00000000">
            <w:pPr>
              <w:spacing w:line="240" w:lineRule="auto"/>
              <w:rPr>
                <w:color w:val="000000"/>
              </w:rPr>
            </w:pPr>
            <w:r>
              <w:rPr>
                <w:color w:val="000000"/>
              </w:rPr>
              <w:t>Third Measure</w:t>
            </w:r>
          </w:p>
        </w:tc>
        <w:tc>
          <w:tcPr>
            <w:tcW w:w="3558" w:type="dxa"/>
          </w:tcPr>
          <w:p w14:paraId="0000055D" w14:textId="77777777" w:rsidR="00CD5CA9" w:rsidRDefault="00000000">
            <w:pPr>
              <w:numPr>
                <w:ilvl w:val="0"/>
                <w:numId w:val="32"/>
              </w:numPr>
              <w:pBdr>
                <w:top w:val="nil"/>
                <w:left w:val="nil"/>
                <w:bottom w:val="nil"/>
                <w:right w:val="nil"/>
                <w:between w:val="nil"/>
              </w:pBdr>
              <w:spacing w:line="240" w:lineRule="auto"/>
              <w:rPr>
                <w:rFonts w:ascii="Gill Sans" w:hAnsi="Gill Sans" w:cs="Gill Sans"/>
                <w:color w:val="000000"/>
              </w:rPr>
            </w:pPr>
            <w:r>
              <w:rPr>
                <w:rFonts w:ascii="Gill Sans" w:hAnsi="Gill Sans" w:cs="Gill Sans"/>
                <w:color w:val="000000"/>
              </w:rPr>
              <w:t>Very negative or very positive impression of USAID</w:t>
            </w:r>
          </w:p>
          <w:p w14:paraId="0000055E" w14:textId="77777777" w:rsidR="00CD5CA9" w:rsidRDefault="00000000">
            <w:pPr>
              <w:numPr>
                <w:ilvl w:val="0"/>
                <w:numId w:val="32"/>
              </w:numPr>
              <w:pBdr>
                <w:top w:val="nil"/>
                <w:left w:val="nil"/>
                <w:bottom w:val="nil"/>
                <w:right w:val="nil"/>
                <w:between w:val="nil"/>
              </w:pBdr>
              <w:spacing w:line="240" w:lineRule="auto"/>
              <w:rPr>
                <w:rFonts w:ascii="Gill Sans" w:hAnsi="Gill Sans" w:cs="Gill Sans"/>
                <w:color w:val="000000"/>
              </w:rPr>
            </w:pPr>
            <w:r>
              <w:rPr>
                <w:rFonts w:ascii="Gill Sans" w:hAnsi="Gill Sans" w:cs="Gill Sans"/>
                <w:color w:val="000000"/>
              </w:rPr>
              <w:t xml:space="preserve">Very High satisfaction or very low satisfaction with USAID Performance </w:t>
            </w:r>
          </w:p>
        </w:tc>
        <w:tc>
          <w:tcPr>
            <w:tcW w:w="3761" w:type="dxa"/>
          </w:tcPr>
          <w:p w14:paraId="0000055F" w14:textId="77777777" w:rsidR="00CD5CA9" w:rsidRDefault="00000000">
            <w:pPr>
              <w:spacing w:line="240" w:lineRule="auto"/>
              <w:rPr>
                <w:color w:val="000000"/>
              </w:rPr>
            </w:pPr>
            <w:r>
              <w:rPr>
                <w:color w:val="000000"/>
              </w:rPr>
              <w:t>Relationship in second measure is OR, so one condition being met is enough to move forward to decision making measure.</w:t>
            </w:r>
          </w:p>
        </w:tc>
      </w:tr>
      <w:tr w:rsidR="00CD5CA9" w14:paraId="3A8D2055" w14:textId="77777777">
        <w:tc>
          <w:tcPr>
            <w:tcW w:w="1697" w:type="dxa"/>
          </w:tcPr>
          <w:p w14:paraId="00000560" w14:textId="77777777" w:rsidR="00CD5CA9" w:rsidRDefault="00000000">
            <w:pPr>
              <w:spacing w:line="240" w:lineRule="auto"/>
              <w:rPr>
                <w:color w:val="000000"/>
              </w:rPr>
            </w:pPr>
            <w:r>
              <w:rPr>
                <w:color w:val="000000"/>
              </w:rPr>
              <w:t xml:space="preserve">Decision making measure </w:t>
            </w:r>
          </w:p>
        </w:tc>
        <w:tc>
          <w:tcPr>
            <w:tcW w:w="3558" w:type="dxa"/>
          </w:tcPr>
          <w:p w14:paraId="00000561" w14:textId="77777777" w:rsidR="00CD5CA9" w:rsidRDefault="00000000">
            <w:pPr>
              <w:numPr>
                <w:ilvl w:val="0"/>
                <w:numId w:val="33"/>
              </w:numPr>
              <w:pBdr>
                <w:top w:val="nil"/>
                <w:left w:val="nil"/>
                <w:bottom w:val="nil"/>
                <w:right w:val="nil"/>
                <w:between w:val="nil"/>
              </w:pBdr>
              <w:spacing w:line="240" w:lineRule="auto"/>
              <w:rPr>
                <w:rFonts w:ascii="Gill Sans" w:hAnsi="Gill Sans" w:cs="Gill Sans"/>
                <w:color w:val="000000"/>
              </w:rPr>
            </w:pPr>
            <w:r>
              <w:rPr>
                <w:rFonts w:ascii="Gill Sans" w:hAnsi="Gill Sans" w:cs="Gill Sans"/>
                <w:color w:val="000000"/>
              </w:rPr>
              <w:t>Person been nominated through system for focus group.</w:t>
            </w:r>
          </w:p>
        </w:tc>
        <w:tc>
          <w:tcPr>
            <w:tcW w:w="3761" w:type="dxa"/>
          </w:tcPr>
          <w:p w14:paraId="00000562" w14:textId="77777777" w:rsidR="00CD5CA9" w:rsidRDefault="00CD5CA9">
            <w:pPr>
              <w:spacing w:line="240" w:lineRule="auto"/>
              <w:rPr>
                <w:color w:val="000000"/>
              </w:rPr>
            </w:pPr>
          </w:p>
        </w:tc>
      </w:tr>
    </w:tbl>
    <w:p w14:paraId="00000563" w14:textId="77777777" w:rsidR="00CD5CA9" w:rsidRDefault="00CD5CA9">
      <w:pPr>
        <w:pBdr>
          <w:top w:val="nil"/>
          <w:left w:val="nil"/>
          <w:bottom w:val="nil"/>
          <w:right w:val="nil"/>
          <w:between w:val="nil"/>
        </w:pBdr>
        <w:spacing w:after="0" w:line="240" w:lineRule="auto"/>
        <w:rPr>
          <w:color w:val="000000"/>
        </w:rPr>
      </w:pPr>
    </w:p>
    <w:p w14:paraId="00000564" w14:textId="77777777" w:rsidR="00CD5CA9" w:rsidRDefault="00000000">
      <w:pPr>
        <w:pBdr>
          <w:top w:val="nil"/>
          <w:left w:val="nil"/>
          <w:bottom w:val="nil"/>
          <w:right w:val="nil"/>
          <w:between w:val="nil"/>
        </w:pBdr>
        <w:spacing w:after="0" w:line="240" w:lineRule="auto"/>
        <w:rPr>
          <w:color w:val="000000"/>
        </w:rPr>
      </w:pPr>
      <w:r>
        <w:rPr>
          <w:color w:val="000000"/>
        </w:rPr>
        <w:t>We are also conducting follow-up focus groups where there can be a group discussion of these issues. Would you be interested in possibly participating in a group discussion?</w:t>
      </w:r>
    </w:p>
    <w:p w14:paraId="00000565" w14:textId="77777777" w:rsidR="00CD5CA9" w:rsidRDefault="00000000">
      <w:pPr>
        <w:numPr>
          <w:ilvl w:val="0"/>
          <w:numId w:val="2"/>
        </w:numPr>
        <w:pBdr>
          <w:top w:val="nil"/>
          <w:left w:val="nil"/>
          <w:bottom w:val="nil"/>
          <w:right w:val="nil"/>
          <w:between w:val="nil"/>
        </w:pBdr>
        <w:spacing w:after="0" w:line="240" w:lineRule="auto"/>
        <w:rPr>
          <w:color w:val="000000"/>
        </w:rPr>
      </w:pPr>
      <w:r>
        <w:rPr>
          <w:color w:val="000000"/>
        </w:rPr>
        <w:t>Yes, number____________</w:t>
      </w:r>
    </w:p>
    <w:p w14:paraId="00000566" w14:textId="77777777" w:rsidR="00CD5CA9" w:rsidRDefault="00000000">
      <w:pPr>
        <w:numPr>
          <w:ilvl w:val="0"/>
          <w:numId w:val="2"/>
        </w:numPr>
        <w:pBdr>
          <w:top w:val="nil"/>
          <w:left w:val="nil"/>
          <w:bottom w:val="nil"/>
          <w:right w:val="nil"/>
          <w:between w:val="nil"/>
        </w:pBdr>
        <w:spacing w:after="0" w:line="240" w:lineRule="auto"/>
        <w:rPr>
          <w:color w:val="000000"/>
        </w:rPr>
      </w:pPr>
      <w:r>
        <w:rPr>
          <w:color w:val="000000"/>
        </w:rPr>
        <w:t>No</w:t>
      </w:r>
    </w:p>
    <w:p w14:paraId="00000567" w14:textId="77777777" w:rsidR="00CD5CA9" w:rsidRDefault="00CD5CA9">
      <w:pPr>
        <w:pBdr>
          <w:top w:val="nil"/>
          <w:left w:val="nil"/>
          <w:bottom w:val="nil"/>
          <w:right w:val="nil"/>
          <w:between w:val="nil"/>
        </w:pBdr>
        <w:spacing w:after="0" w:line="240" w:lineRule="auto"/>
        <w:rPr>
          <w:color w:val="000000"/>
        </w:rPr>
      </w:pPr>
    </w:p>
    <w:p w14:paraId="00000568" w14:textId="77777777" w:rsidR="00CD5CA9" w:rsidRDefault="00000000">
      <w:pPr>
        <w:pBdr>
          <w:top w:val="nil"/>
          <w:left w:val="nil"/>
          <w:bottom w:val="nil"/>
          <w:right w:val="nil"/>
          <w:between w:val="nil"/>
        </w:pBdr>
        <w:spacing w:after="0" w:line="240" w:lineRule="auto"/>
        <w:rPr>
          <w:color w:val="000000"/>
        </w:rPr>
      </w:pPr>
      <w:r>
        <w:rPr>
          <w:color w:val="000000"/>
        </w:rPr>
        <w:t xml:space="preserve">Thank you for your </w:t>
      </w:r>
      <w:proofErr w:type="gramStart"/>
      <w:r>
        <w:rPr>
          <w:color w:val="000000"/>
        </w:rPr>
        <w:t>time</w:t>
      </w:r>
      <w:proofErr w:type="gramEnd"/>
    </w:p>
    <w:sectPr w:rsidR="00CD5CA9">
      <w:footerReference w:type="even" r:id="rId15"/>
      <w:footerReference w:type="default" r:id="rId16"/>
      <w:pgSz w:w="11906" w:h="16838"/>
      <w:pgMar w:top="1440" w:right="1440" w:bottom="1440" w:left="1440" w:header="720" w:footer="936"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9" w:author="Murphy, Melanie" w:date="2024-12-10T08:59:00Z" w:initials="MM">
    <w:p w14:paraId="4ABF4FBC" w14:textId="77777777" w:rsidR="00AC5583" w:rsidRDefault="00AC5583">
      <w:pPr>
        <w:pStyle w:val="CommentText"/>
      </w:pPr>
      <w:r>
        <w:rPr>
          <w:rStyle w:val="CommentReference"/>
        </w:rPr>
        <w:annotationRef/>
      </w:r>
      <w:r>
        <w:rPr>
          <w:color w:val="000000"/>
        </w:rPr>
        <w:t>Need to update to:</w:t>
      </w:r>
    </w:p>
    <w:p w14:paraId="2862B8FD" w14:textId="77777777" w:rsidR="00AC5583" w:rsidRDefault="00AC5583">
      <w:pPr>
        <w:pStyle w:val="CommentText"/>
      </w:pPr>
      <w:r>
        <w:rPr>
          <w:color w:val="000000"/>
        </w:rPr>
        <w:t>Illiterate</w:t>
      </w:r>
    </w:p>
    <w:p w14:paraId="6E5F85A5" w14:textId="77777777" w:rsidR="00AC5583" w:rsidRDefault="00AC5583">
      <w:pPr>
        <w:pStyle w:val="CommentText"/>
      </w:pPr>
      <w:r>
        <w:rPr>
          <w:color w:val="000000"/>
        </w:rPr>
        <w:t>Can Read and Write</w:t>
      </w:r>
    </w:p>
    <w:p w14:paraId="6196EC92" w14:textId="77777777" w:rsidR="00AC5583" w:rsidRDefault="00AC5583">
      <w:pPr>
        <w:pStyle w:val="CommentText"/>
      </w:pPr>
      <w:r>
        <w:rPr>
          <w:color w:val="000000"/>
        </w:rPr>
        <w:t>Elementary</w:t>
      </w:r>
    </w:p>
    <w:p w14:paraId="75FE90F3" w14:textId="77777777" w:rsidR="00AC5583" w:rsidRDefault="00AC5583">
      <w:pPr>
        <w:pStyle w:val="CommentText"/>
      </w:pPr>
      <w:r>
        <w:rPr>
          <w:color w:val="000000"/>
        </w:rPr>
        <w:t>Preparatory</w:t>
      </w:r>
    </w:p>
    <w:p w14:paraId="420BBA68" w14:textId="77777777" w:rsidR="00AC5583" w:rsidRDefault="00AC5583">
      <w:pPr>
        <w:pStyle w:val="CommentText"/>
      </w:pPr>
      <w:r>
        <w:rPr>
          <w:color w:val="000000"/>
        </w:rPr>
        <w:t>Secondary</w:t>
      </w:r>
    </w:p>
    <w:p w14:paraId="56FAF2A2" w14:textId="77777777" w:rsidR="00AC5583" w:rsidRDefault="00AC5583">
      <w:pPr>
        <w:pStyle w:val="CommentText"/>
      </w:pPr>
      <w:r>
        <w:rPr>
          <w:color w:val="000000"/>
        </w:rPr>
        <w:t>Associate Diploma</w:t>
      </w:r>
    </w:p>
    <w:p w14:paraId="368BF47E" w14:textId="77777777" w:rsidR="00AC5583" w:rsidRDefault="00AC5583" w:rsidP="009D4CDE">
      <w:pPr>
        <w:pStyle w:val="CommentText"/>
      </w:pPr>
      <w:r>
        <w:rPr>
          <w:color w:val="000000"/>
        </w:rPr>
        <w:t>Bachelor and above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68BF4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02815D" w16cex:dateUtc="2024-12-10T13: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68BF47E" w16cid:durableId="2B0281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DB35C3" w14:textId="77777777" w:rsidR="00EE2FBD" w:rsidRDefault="00EE2FBD">
      <w:pPr>
        <w:spacing w:after="0" w:line="240" w:lineRule="auto"/>
      </w:pPr>
      <w:r>
        <w:separator/>
      </w:r>
    </w:p>
  </w:endnote>
  <w:endnote w:type="continuationSeparator" w:id="0">
    <w:p w14:paraId="1B2BBBFF" w14:textId="77777777" w:rsidR="00EE2FBD" w:rsidRDefault="00EE2F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ill Sans">
    <w:altName w:val="Arial"/>
    <w:charset w:val="00"/>
    <w:family w:val="auto"/>
    <w:pitch w:val="default"/>
  </w:font>
  <w:font w:name="Gill Sans MT">
    <w:panose1 w:val="020B0502020104020203"/>
    <w:charset w:val="00"/>
    <w:family w:val="swiss"/>
    <w:pitch w:val="variable"/>
    <w:sig w:usb0="00000007" w:usb1="00000000" w:usb2="00000000" w:usb3="00000000" w:csb0="00000003" w:csb1="00000000"/>
  </w:font>
  <w:font w:name="GillSansMTStd-Book">
    <w:altName w:val="Cambria"/>
    <w:panose1 w:val="00000000000000000000"/>
    <w:charset w:val="4D"/>
    <w:family w:val="auto"/>
    <w:notTrueType/>
    <w:pitch w:val="default"/>
    <w:sig w:usb0="00000003" w:usb1="00000000" w:usb2="00000000" w:usb3="00000000" w:csb0="00000001"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569" w14:textId="1719F041" w:rsidR="00CD5CA9" w:rsidRDefault="00000000">
    <w:pPr>
      <w:pBdr>
        <w:top w:val="nil"/>
        <w:left w:val="nil"/>
        <w:bottom w:val="nil"/>
        <w:right w:val="nil"/>
        <w:between w:val="nil"/>
      </w:pBdr>
      <w:tabs>
        <w:tab w:val="center" w:pos="4320"/>
        <w:tab w:val="right" w:pos="8640"/>
      </w:tabs>
      <w:spacing w:after="0" w:line="240" w:lineRule="auto"/>
      <w:rPr>
        <w:rFonts w:ascii="Gill Sans" w:hAnsi="Gill Sans" w:cs="Gill Sans"/>
        <w:b/>
        <w:smallCaps/>
        <w:color w:val="000000"/>
        <w:sz w:val="16"/>
        <w:szCs w:val="16"/>
      </w:rPr>
    </w:pPr>
    <w:r>
      <w:rPr>
        <w:rFonts w:ascii="Gill Sans" w:hAnsi="Gill Sans" w:cs="Gill Sans"/>
        <w:smallCaps/>
        <w:color w:val="000000"/>
        <w:sz w:val="16"/>
        <w:szCs w:val="16"/>
      </w:rPr>
      <w:t xml:space="preserve">MENA MELS Palestinian Perception Survey      |     </w:t>
    </w:r>
    <w:r>
      <w:rPr>
        <w:rFonts w:ascii="Gill Sans" w:hAnsi="Gill Sans" w:cs="Gill Sans"/>
        <w:b/>
        <w:smallCaps/>
        <w:color w:val="000000"/>
        <w:sz w:val="16"/>
        <w:szCs w:val="16"/>
      </w:rPr>
      <w:fldChar w:fldCharType="begin"/>
    </w:r>
    <w:r>
      <w:rPr>
        <w:rFonts w:ascii="Gill Sans" w:hAnsi="Gill Sans" w:cs="Gill Sans"/>
        <w:b/>
        <w:smallCaps/>
        <w:color w:val="000000"/>
        <w:sz w:val="16"/>
        <w:szCs w:val="16"/>
      </w:rPr>
      <w:instrText>PAGE</w:instrText>
    </w:r>
    <w:r>
      <w:rPr>
        <w:rFonts w:ascii="Gill Sans" w:hAnsi="Gill Sans" w:cs="Gill Sans"/>
        <w:b/>
        <w:smallCaps/>
        <w:color w:val="000000"/>
        <w:sz w:val="16"/>
        <w:szCs w:val="16"/>
      </w:rPr>
      <w:fldChar w:fldCharType="separate"/>
    </w:r>
    <w:r w:rsidR="00EE2E27">
      <w:rPr>
        <w:rFonts w:ascii="Gill Sans" w:hAnsi="Gill Sans" w:cs="Gill Sans"/>
        <w:b/>
        <w:smallCaps/>
        <w:noProof/>
        <w:color w:val="000000"/>
        <w:sz w:val="16"/>
        <w:szCs w:val="16"/>
      </w:rPr>
      <w:t>2</w:t>
    </w:r>
    <w:r>
      <w:rPr>
        <w:rFonts w:ascii="Gill Sans" w:hAnsi="Gill Sans" w:cs="Gill Sans"/>
        <w:b/>
        <w:smallCaps/>
        <w:color w:val="00000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56A" w14:textId="5B779EF4" w:rsidR="00CD5CA9" w:rsidRDefault="00000000">
    <w:pPr>
      <w:pBdr>
        <w:top w:val="nil"/>
        <w:left w:val="nil"/>
        <w:bottom w:val="nil"/>
        <w:right w:val="nil"/>
        <w:between w:val="nil"/>
      </w:pBdr>
      <w:tabs>
        <w:tab w:val="center" w:pos="4320"/>
        <w:tab w:val="right" w:pos="8640"/>
      </w:tabs>
      <w:spacing w:after="0" w:line="240" w:lineRule="auto"/>
      <w:jc w:val="center"/>
      <w:rPr>
        <w:rFonts w:ascii="Gill Sans" w:hAnsi="Gill Sans" w:cs="Gill Sans"/>
        <w:smallCaps/>
        <w:color w:val="000000"/>
        <w:sz w:val="16"/>
        <w:szCs w:val="16"/>
      </w:rPr>
    </w:pPr>
    <w:r>
      <w:rPr>
        <w:rFonts w:ascii="Gill Sans" w:hAnsi="Gill Sans" w:cs="Gill Sans"/>
        <w:b/>
        <w:smallCaps/>
        <w:color w:val="000000"/>
        <w:sz w:val="16"/>
        <w:szCs w:val="16"/>
      </w:rPr>
      <w:fldChar w:fldCharType="begin"/>
    </w:r>
    <w:r>
      <w:rPr>
        <w:rFonts w:ascii="Gill Sans" w:hAnsi="Gill Sans" w:cs="Gill Sans"/>
        <w:b/>
        <w:smallCaps/>
        <w:color w:val="000000"/>
        <w:sz w:val="16"/>
        <w:szCs w:val="16"/>
      </w:rPr>
      <w:instrText>PAGE</w:instrText>
    </w:r>
    <w:r>
      <w:rPr>
        <w:rFonts w:ascii="Gill Sans" w:hAnsi="Gill Sans" w:cs="Gill Sans"/>
        <w:b/>
        <w:smallCaps/>
        <w:color w:val="000000"/>
        <w:sz w:val="16"/>
        <w:szCs w:val="16"/>
      </w:rPr>
      <w:fldChar w:fldCharType="separate"/>
    </w:r>
    <w:r w:rsidR="00EE2E27">
      <w:rPr>
        <w:rFonts w:ascii="Gill Sans" w:hAnsi="Gill Sans" w:cs="Gill Sans"/>
        <w:b/>
        <w:smallCaps/>
        <w:noProof/>
        <w:color w:val="000000"/>
        <w:sz w:val="16"/>
        <w:szCs w:val="16"/>
      </w:rPr>
      <w:t>1</w:t>
    </w:r>
    <w:r>
      <w:rPr>
        <w:rFonts w:ascii="Gill Sans" w:hAnsi="Gill Sans" w:cs="Gill Sans"/>
        <w:b/>
        <w:smallCaps/>
        <w:color w:val="000000"/>
        <w:sz w:val="16"/>
        <w:szCs w:val="16"/>
      </w:rPr>
      <w:fldChar w:fldCharType="end"/>
    </w:r>
    <w:r>
      <w:rPr>
        <w:rFonts w:ascii="Gill Sans" w:hAnsi="Gill Sans" w:cs="Gill Sans"/>
        <w:smallCaps/>
        <w:color w:val="000000"/>
        <w:sz w:val="16"/>
        <w:szCs w:val="16"/>
      </w:rPr>
      <w:t xml:space="preserve">     |     Palestinian Perception Survey MENA MELS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3F93E9" w14:textId="77777777" w:rsidR="00EE2FBD" w:rsidRDefault="00EE2FBD">
      <w:pPr>
        <w:spacing w:after="0" w:line="240" w:lineRule="auto"/>
      </w:pPr>
      <w:r>
        <w:separator/>
      </w:r>
    </w:p>
  </w:footnote>
  <w:footnote w:type="continuationSeparator" w:id="0">
    <w:p w14:paraId="23822E12" w14:textId="77777777" w:rsidR="00EE2FBD" w:rsidRDefault="00EE2F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3123A"/>
    <w:multiLevelType w:val="multilevel"/>
    <w:tmpl w:val="CA9C640C"/>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1" w15:restartNumberingAfterBreak="0">
    <w:nsid w:val="02EA7298"/>
    <w:multiLevelType w:val="multilevel"/>
    <w:tmpl w:val="F5AED44A"/>
    <w:lvl w:ilvl="0">
      <w:start w:val="11"/>
      <w:numFmt w:val="decimal"/>
      <w:lvlText w:val="%1."/>
      <w:lvlJc w:val="left"/>
      <w:pPr>
        <w:ind w:left="360" w:hanging="360"/>
      </w:pPr>
      <w:rPr>
        <w:sz w:val="22"/>
        <w:szCs w:val="22"/>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98"/>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2" w15:restartNumberingAfterBreak="0">
    <w:nsid w:val="039B13CA"/>
    <w:multiLevelType w:val="multilevel"/>
    <w:tmpl w:val="B0A095BA"/>
    <w:lvl w:ilvl="0">
      <w:start w:val="49"/>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4002BC0"/>
    <w:multiLevelType w:val="multilevel"/>
    <w:tmpl w:val="398E6FCA"/>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4" w15:restartNumberingAfterBreak="0">
    <w:nsid w:val="040F59F4"/>
    <w:multiLevelType w:val="multilevel"/>
    <w:tmpl w:val="37947D94"/>
    <w:lvl w:ilvl="0">
      <w:start w:val="2"/>
      <w:numFmt w:val="decimal"/>
      <w:lvlText w:val="%1."/>
      <w:lvlJc w:val="left"/>
      <w:pPr>
        <w:ind w:left="360" w:hanging="360"/>
      </w:pPr>
      <w:rPr>
        <w:b w:val="0"/>
        <w:sz w:val="22"/>
        <w:szCs w:val="22"/>
      </w:r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04FE330A"/>
    <w:multiLevelType w:val="multilevel"/>
    <w:tmpl w:val="9D401634"/>
    <w:lvl w:ilvl="0">
      <w:start w:val="1"/>
      <w:numFmt w:val="decimal"/>
      <w:pStyle w:val="Bullet1"/>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6" w15:restartNumberingAfterBreak="0">
    <w:nsid w:val="08445A1E"/>
    <w:multiLevelType w:val="multilevel"/>
    <w:tmpl w:val="E020C0B2"/>
    <w:lvl w:ilvl="0">
      <w:start w:val="11"/>
      <w:numFmt w:val="decimal"/>
      <w:lvlText w:val="%1."/>
      <w:lvlJc w:val="left"/>
      <w:pPr>
        <w:ind w:left="360" w:hanging="360"/>
      </w:pPr>
      <w:rPr>
        <w:sz w:val="22"/>
        <w:szCs w:val="22"/>
      </w:rPr>
    </w:lvl>
    <w:lvl w:ilvl="1">
      <w:start w:val="98"/>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98"/>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7" w15:restartNumberingAfterBreak="0">
    <w:nsid w:val="0AA22CEB"/>
    <w:multiLevelType w:val="multilevel"/>
    <w:tmpl w:val="047A3226"/>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8" w15:restartNumberingAfterBreak="0">
    <w:nsid w:val="0CC225BF"/>
    <w:multiLevelType w:val="multilevel"/>
    <w:tmpl w:val="A7CCBC42"/>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9" w15:restartNumberingAfterBreak="0">
    <w:nsid w:val="0E004230"/>
    <w:multiLevelType w:val="multilevel"/>
    <w:tmpl w:val="CB32C1A4"/>
    <w:lvl w:ilvl="0">
      <w:start w:val="1"/>
      <w:numFmt w:val="bullet"/>
      <w:pStyle w:val="Bullet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0E766982"/>
    <w:multiLevelType w:val="hybridMultilevel"/>
    <w:tmpl w:val="E03E60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0F1429CE"/>
    <w:multiLevelType w:val="multilevel"/>
    <w:tmpl w:val="F2904398"/>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0511D5C"/>
    <w:multiLevelType w:val="multilevel"/>
    <w:tmpl w:val="1A9E601C"/>
    <w:lvl w:ilvl="0">
      <w:start w:val="1"/>
      <w:numFmt w:val="lowerLetter"/>
      <w:pStyle w:val="Instructions"/>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3AE260F"/>
    <w:multiLevelType w:val="multilevel"/>
    <w:tmpl w:val="B150D9A2"/>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14" w15:restartNumberingAfterBreak="0">
    <w:nsid w:val="17583216"/>
    <w:multiLevelType w:val="multilevel"/>
    <w:tmpl w:val="4D4A95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184C4E38"/>
    <w:multiLevelType w:val="multilevel"/>
    <w:tmpl w:val="02805162"/>
    <w:lvl w:ilvl="0">
      <w:start w:val="40"/>
      <w:numFmt w:val="decimal"/>
      <w:lvlText w:val="%1."/>
      <w:lvlJc w:val="left"/>
      <w:pPr>
        <w:ind w:left="360" w:hanging="360"/>
      </w:pPr>
      <w:rPr>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1C1209F5"/>
    <w:multiLevelType w:val="multilevel"/>
    <w:tmpl w:val="737A8914"/>
    <w:lvl w:ilvl="0">
      <w:start w:val="1"/>
      <w:numFmt w:val="decimal"/>
      <w:pStyle w:val="Style1"/>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pStyle w:val="Numberedresponseformat"/>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17" w15:restartNumberingAfterBreak="0">
    <w:nsid w:val="1E724403"/>
    <w:multiLevelType w:val="multilevel"/>
    <w:tmpl w:val="F1FC065A"/>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18" w15:restartNumberingAfterBreak="0">
    <w:nsid w:val="21AD157F"/>
    <w:multiLevelType w:val="multilevel"/>
    <w:tmpl w:val="B55871A4"/>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19" w15:restartNumberingAfterBreak="0">
    <w:nsid w:val="25EF03F8"/>
    <w:multiLevelType w:val="multilevel"/>
    <w:tmpl w:val="BED22D94"/>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20" w15:restartNumberingAfterBreak="0">
    <w:nsid w:val="2A5110BD"/>
    <w:multiLevelType w:val="multilevel"/>
    <w:tmpl w:val="BFBC2F7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15:restartNumberingAfterBreak="0">
    <w:nsid w:val="2E466236"/>
    <w:multiLevelType w:val="multilevel"/>
    <w:tmpl w:val="2026AAA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2" w15:restartNumberingAfterBreak="0">
    <w:nsid w:val="31596C3B"/>
    <w:multiLevelType w:val="multilevel"/>
    <w:tmpl w:val="E0E694E6"/>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23" w15:restartNumberingAfterBreak="0">
    <w:nsid w:val="36227CAB"/>
    <w:multiLevelType w:val="multilevel"/>
    <w:tmpl w:val="058C231E"/>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24" w15:restartNumberingAfterBreak="0">
    <w:nsid w:val="3D977F23"/>
    <w:multiLevelType w:val="multilevel"/>
    <w:tmpl w:val="90C2D436"/>
    <w:lvl w:ilvl="0">
      <w:start w:val="1"/>
      <w:numFmt w:val="decimal"/>
      <w:lvlText w:val="%1."/>
      <w:lvlJc w:val="left"/>
      <w:pPr>
        <w:ind w:left="1440" w:hanging="360"/>
      </w:pPr>
      <w:rPr>
        <w:b w:val="0"/>
        <w:sz w:val="22"/>
        <w:szCs w:val="22"/>
      </w:rPr>
    </w:lvl>
    <w:lvl w:ilvl="1">
      <w:start w:val="1"/>
      <w:numFmt w:val="decimal"/>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5" w15:restartNumberingAfterBreak="0">
    <w:nsid w:val="40EB39F4"/>
    <w:multiLevelType w:val="multilevel"/>
    <w:tmpl w:val="177C37AA"/>
    <w:lvl w:ilvl="0">
      <w:start w:val="15"/>
      <w:numFmt w:val="decimal"/>
      <w:lvlText w:val="%1."/>
      <w:lvlJc w:val="left"/>
      <w:pPr>
        <w:ind w:left="1980" w:hanging="360"/>
      </w:pPr>
      <w:rPr>
        <w:sz w:val="22"/>
        <w:szCs w:val="22"/>
      </w:rPr>
    </w:lvl>
    <w:lvl w:ilvl="1">
      <w:start w:val="1"/>
      <w:numFmt w:val="decimal"/>
      <w:lvlText w:val="%2."/>
      <w:lvlJc w:val="left"/>
      <w:pPr>
        <w:ind w:left="1440" w:hanging="360"/>
      </w:pPr>
    </w:lvl>
    <w:lvl w:ilvl="2">
      <w:start w:val="1"/>
      <w:numFmt w:val="decimal"/>
      <w:lvlText w:val="%3."/>
      <w:lvlJc w:val="right"/>
      <w:pPr>
        <w:ind w:left="2160" w:hanging="180"/>
      </w:pPr>
      <w:rPr>
        <w:rFonts w:ascii="Calibri" w:eastAsia="Calibri" w:hAnsi="Calibri" w:cs="Calibri"/>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3A9635F"/>
    <w:multiLevelType w:val="multilevel"/>
    <w:tmpl w:val="F3349A90"/>
    <w:lvl w:ilvl="0">
      <w:start w:val="7"/>
      <w:numFmt w:val="decimal"/>
      <w:lvlText w:val="%1."/>
      <w:lvlJc w:val="left"/>
      <w:pPr>
        <w:ind w:left="360" w:hanging="360"/>
      </w:pPr>
      <w:rPr>
        <w:sz w:val="20"/>
        <w:szCs w:val="20"/>
      </w:rPr>
    </w:lvl>
    <w:lvl w:ilvl="1">
      <w:start w:val="98"/>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98"/>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27" w15:restartNumberingAfterBreak="0">
    <w:nsid w:val="43FC5769"/>
    <w:multiLevelType w:val="multilevel"/>
    <w:tmpl w:val="25F6B80A"/>
    <w:lvl w:ilvl="0">
      <w:start w:val="1"/>
      <w:numFmt w:val="decimal"/>
      <w:lvlText w:val="%1."/>
      <w:lvlJc w:val="left"/>
      <w:pPr>
        <w:ind w:left="360" w:hanging="360"/>
      </w:pPr>
      <w:rPr>
        <w:sz w:val="20"/>
        <w:szCs w:val="2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98"/>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28" w15:restartNumberingAfterBreak="0">
    <w:nsid w:val="46852EED"/>
    <w:multiLevelType w:val="multilevel"/>
    <w:tmpl w:val="D892E82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9" w15:restartNumberingAfterBreak="0">
    <w:nsid w:val="46BD07F4"/>
    <w:multiLevelType w:val="multilevel"/>
    <w:tmpl w:val="AAB090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4C6164A1"/>
    <w:multiLevelType w:val="multilevel"/>
    <w:tmpl w:val="9D289B02"/>
    <w:lvl w:ilvl="0">
      <w:start w:val="50"/>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31" w15:restartNumberingAfterBreak="0">
    <w:nsid w:val="4E0B3A95"/>
    <w:multiLevelType w:val="multilevel"/>
    <w:tmpl w:val="651A1A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2" w15:restartNumberingAfterBreak="0">
    <w:nsid w:val="4FA07F8B"/>
    <w:multiLevelType w:val="multilevel"/>
    <w:tmpl w:val="B8E23B44"/>
    <w:lvl w:ilvl="0">
      <w:start w:val="1"/>
      <w:numFmt w:val="decimal"/>
      <w:pStyle w:val="Questionformat"/>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33" w15:restartNumberingAfterBreak="0">
    <w:nsid w:val="5688645E"/>
    <w:multiLevelType w:val="multilevel"/>
    <w:tmpl w:val="87F081EE"/>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34" w15:restartNumberingAfterBreak="0">
    <w:nsid w:val="57E4209A"/>
    <w:multiLevelType w:val="multilevel"/>
    <w:tmpl w:val="ECECBD3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E467C5D"/>
    <w:multiLevelType w:val="multilevel"/>
    <w:tmpl w:val="7B0C1D34"/>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36" w15:restartNumberingAfterBreak="0">
    <w:nsid w:val="646131B2"/>
    <w:multiLevelType w:val="multilevel"/>
    <w:tmpl w:val="78E0A090"/>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37" w15:restartNumberingAfterBreak="0">
    <w:nsid w:val="67C4058E"/>
    <w:multiLevelType w:val="multilevel"/>
    <w:tmpl w:val="B33EFC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6AA75F40"/>
    <w:multiLevelType w:val="multilevel"/>
    <w:tmpl w:val="A4503BD8"/>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6B334B67"/>
    <w:multiLevelType w:val="multilevel"/>
    <w:tmpl w:val="D6D42F3A"/>
    <w:lvl w:ilvl="0">
      <w:start w:val="44"/>
      <w:numFmt w:val="decimal"/>
      <w:lvlText w:val="%1."/>
      <w:lvlJc w:val="left"/>
      <w:pPr>
        <w:ind w:left="72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B573E0E"/>
    <w:multiLevelType w:val="multilevel"/>
    <w:tmpl w:val="B178E6C0"/>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41" w15:restartNumberingAfterBreak="0">
    <w:nsid w:val="6C7B6C89"/>
    <w:multiLevelType w:val="multilevel"/>
    <w:tmpl w:val="17B282E4"/>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42" w15:restartNumberingAfterBreak="0">
    <w:nsid w:val="6E934B70"/>
    <w:multiLevelType w:val="multilevel"/>
    <w:tmpl w:val="9BA22A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6EE212BE"/>
    <w:multiLevelType w:val="multilevel"/>
    <w:tmpl w:val="4D52AD52"/>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44" w15:restartNumberingAfterBreak="0">
    <w:nsid w:val="6F195BDA"/>
    <w:multiLevelType w:val="multilevel"/>
    <w:tmpl w:val="E3FCCA1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739F7979"/>
    <w:multiLevelType w:val="multilevel"/>
    <w:tmpl w:val="C97E68E2"/>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7A1E1C87"/>
    <w:multiLevelType w:val="multilevel"/>
    <w:tmpl w:val="34C6F940"/>
    <w:lvl w:ilvl="0">
      <w:start w:val="1"/>
      <w:numFmt w:val="decimal"/>
      <w:lvlText w:val="%1."/>
      <w:lvlJc w:val="left"/>
      <w:pPr>
        <w:ind w:left="360" w:hanging="360"/>
      </w:pPr>
      <w:rPr>
        <w:b w:val="0"/>
      </w:rPr>
    </w:lvl>
    <w:lvl w:ilvl="1">
      <w:start w:val="1"/>
      <w:numFmt w:val="decimal"/>
      <w:lvlText w:val="%2."/>
      <w:lvlJc w:val="left"/>
      <w:pPr>
        <w:ind w:left="-180" w:hanging="360"/>
      </w:pPr>
    </w:lvl>
    <w:lvl w:ilvl="2">
      <w:start w:val="1"/>
      <w:numFmt w:val="decimal"/>
      <w:lvlText w:val="%3."/>
      <w:lvlJc w:val="right"/>
      <w:pPr>
        <w:ind w:left="540" w:hanging="180"/>
      </w:pPr>
      <w:rPr>
        <w:rFonts w:ascii="Calibri" w:eastAsia="Calibri" w:hAnsi="Calibri" w:cs="Calibri"/>
      </w:rPr>
    </w:lvl>
    <w:lvl w:ilvl="3">
      <w:start w:val="1"/>
      <w:numFmt w:val="decimal"/>
      <w:lvlText w:val="%4."/>
      <w:lvlJc w:val="left"/>
      <w:pPr>
        <w:ind w:left="1260" w:hanging="360"/>
      </w:pPr>
    </w:lvl>
    <w:lvl w:ilvl="4">
      <w:start w:val="1"/>
      <w:numFmt w:val="lowerLetter"/>
      <w:lvlText w:val="%5."/>
      <w:lvlJc w:val="left"/>
      <w:pPr>
        <w:ind w:left="1980" w:hanging="360"/>
      </w:pPr>
    </w:lvl>
    <w:lvl w:ilvl="5">
      <w:start w:val="1"/>
      <w:numFmt w:val="lowerRoman"/>
      <w:lvlText w:val="%6."/>
      <w:lvlJc w:val="right"/>
      <w:pPr>
        <w:ind w:left="2700" w:hanging="180"/>
      </w:pPr>
    </w:lvl>
    <w:lvl w:ilvl="6">
      <w:start w:val="1"/>
      <w:numFmt w:val="decimal"/>
      <w:lvlText w:val="%7."/>
      <w:lvlJc w:val="left"/>
      <w:pPr>
        <w:ind w:left="3420" w:hanging="360"/>
      </w:pPr>
    </w:lvl>
    <w:lvl w:ilvl="7">
      <w:start w:val="1"/>
      <w:numFmt w:val="lowerLetter"/>
      <w:lvlText w:val="%8."/>
      <w:lvlJc w:val="left"/>
      <w:pPr>
        <w:ind w:left="4140" w:hanging="360"/>
      </w:pPr>
    </w:lvl>
    <w:lvl w:ilvl="8">
      <w:start w:val="1"/>
      <w:numFmt w:val="lowerRoman"/>
      <w:lvlText w:val="%9."/>
      <w:lvlJc w:val="right"/>
      <w:pPr>
        <w:ind w:left="4860" w:hanging="180"/>
      </w:pPr>
    </w:lvl>
  </w:abstractNum>
  <w:abstractNum w:abstractNumId="47" w15:restartNumberingAfterBreak="0">
    <w:nsid w:val="7AC23A42"/>
    <w:multiLevelType w:val="multilevel"/>
    <w:tmpl w:val="4882F8A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8" w15:restartNumberingAfterBreak="0">
    <w:nsid w:val="7FEF41E3"/>
    <w:multiLevelType w:val="multilevel"/>
    <w:tmpl w:val="B36EF4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29901885">
    <w:abstractNumId w:val="5"/>
  </w:num>
  <w:num w:numId="2" w16cid:durableId="1995639978">
    <w:abstractNumId w:val="9"/>
  </w:num>
  <w:num w:numId="3" w16cid:durableId="1099645360">
    <w:abstractNumId w:val="12"/>
  </w:num>
  <w:num w:numId="4" w16cid:durableId="935290422">
    <w:abstractNumId w:val="6"/>
  </w:num>
  <w:num w:numId="5" w16cid:durableId="44110610">
    <w:abstractNumId w:val="8"/>
  </w:num>
  <w:num w:numId="6" w16cid:durableId="999431911">
    <w:abstractNumId w:val="0"/>
  </w:num>
  <w:num w:numId="7" w16cid:durableId="954673080">
    <w:abstractNumId w:val="26"/>
  </w:num>
  <w:num w:numId="8" w16cid:durableId="829834412">
    <w:abstractNumId w:val="23"/>
  </w:num>
  <w:num w:numId="9" w16cid:durableId="1782190621">
    <w:abstractNumId w:val="33"/>
  </w:num>
  <w:num w:numId="10" w16cid:durableId="878903360">
    <w:abstractNumId w:val="41"/>
  </w:num>
  <w:num w:numId="11" w16cid:durableId="1363704020">
    <w:abstractNumId w:val="19"/>
  </w:num>
  <w:num w:numId="12" w16cid:durableId="1073820260">
    <w:abstractNumId w:val="40"/>
  </w:num>
  <w:num w:numId="13" w16cid:durableId="1996907716">
    <w:abstractNumId w:val="36"/>
  </w:num>
  <w:num w:numId="14" w16cid:durableId="1483036941">
    <w:abstractNumId w:val="13"/>
  </w:num>
  <w:num w:numId="15" w16cid:durableId="1055356432">
    <w:abstractNumId w:val="16"/>
  </w:num>
  <w:num w:numId="16" w16cid:durableId="1919515357">
    <w:abstractNumId w:val="32"/>
  </w:num>
  <w:num w:numId="17" w16cid:durableId="1568034910">
    <w:abstractNumId w:val="43"/>
  </w:num>
  <w:num w:numId="18" w16cid:durableId="13508074">
    <w:abstractNumId w:val="17"/>
  </w:num>
  <w:num w:numId="19" w16cid:durableId="132216936">
    <w:abstractNumId w:val="3"/>
  </w:num>
  <w:num w:numId="20" w16cid:durableId="1614555159">
    <w:abstractNumId w:val="4"/>
  </w:num>
  <w:num w:numId="21" w16cid:durableId="1080561780">
    <w:abstractNumId w:val="34"/>
  </w:num>
  <w:num w:numId="22" w16cid:durableId="2040232352">
    <w:abstractNumId w:val="18"/>
  </w:num>
  <w:num w:numId="23" w16cid:durableId="1214929686">
    <w:abstractNumId w:val="30"/>
  </w:num>
  <w:num w:numId="24" w16cid:durableId="705180797">
    <w:abstractNumId w:val="46"/>
  </w:num>
  <w:num w:numId="25" w16cid:durableId="1463840230">
    <w:abstractNumId w:val="7"/>
  </w:num>
  <w:num w:numId="26" w16cid:durableId="1037589121">
    <w:abstractNumId w:val="48"/>
  </w:num>
  <w:num w:numId="27" w16cid:durableId="1388450848">
    <w:abstractNumId w:val="27"/>
  </w:num>
  <w:num w:numId="28" w16cid:durableId="197669621">
    <w:abstractNumId w:val="25"/>
  </w:num>
  <w:num w:numId="29" w16cid:durableId="1542788359">
    <w:abstractNumId w:val="24"/>
  </w:num>
  <w:num w:numId="30" w16cid:durableId="1637641186">
    <w:abstractNumId w:val="44"/>
  </w:num>
  <w:num w:numId="31" w16cid:durableId="680744251">
    <w:abstractNumId w:val="11"/>
  </w:num>
  <w:num w:numId="32" w16cid:durableId="858391446">
    <w:abstractNumId w:val="38"/>
  </w:num>
  <w:num w:numId="33" w16cid:durableId="1776712926">
    <w:abstractNumId w:val="45"/>
  </w:num>
  <w:num w:numId="34" w16cid:durableId="823351752">
    <w:abstractNumId w:val="35"/>
  </w:num>
  <w:num w:numId="35" w16cid:durableId="853809596">
    <w:abstractNumId w:val="14"/>
  </w:num>
  <w:num w:numId="36" w16cid:durableId="125710115">
    <w:abstractNumId w:val="42"/>
  </w:num>
  <w:num w:numId="37" w16cid:durableId="1390617296">
    <w:abstractNumId w:val="21"/>
  </w:num>
  <w:num w:numId="38" w16cid:durableId="376659043">
    <w:abstractNumId w:val="29"/>
  </w:num>
  <w:num w:numId="39" w16cid:durableId="1207718470">
    <w:abstractNumId w:val="28"/>
  </w:num>
  <w:num w:numId="40" w16cid:durableId="1040594924">
    <w:abstractNumId w:val="31"/>
  </w:num>
  <w:num w:numId="41" w16cid:durableId="55014381">
    <w:abstractNumId w:val="47"/>
  </w:num>
  <w:num w:numId="42" w16cid:durableId="122433788">
    <w:abstractNumId w:val="15"/>
  </w:num>
  <w:num w:numId="43" w16cid:durableId="2118671017">
    <w:abstractNumId w:val="39"/>
  </w:num>
  <w:num w:numId="44" w16cid:durableId="281689727">
    <w:abstractNumId w:val="2"/>
  </w:num>
  <w:num w:numId="45" w16cid:durableId="1770857696">
    <w:abstractNumId w:val="22"/>
  </w:num>
  <w:num w:numId="46" w16cid:durableId="1661932640">
    <w:abstractNumId w:val="20"/>
  </w:num>
  <w:num w:numId="47" w16cid:durableId="1464470370">
    <w:abstractNumId w:val="37"/>
  </w:num>
  <w:num w:numId="48" w16cid:durableId="1609006047">
    <w:abstractNumId w:val="1"/>
  </w:num>
  <w:num w:numId="49" w16cid:durableId="1079329161">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urphy, Melanie">
    <w15:presenceInfo w15:providerId="AD" w15:userId="S::MELANIE.MURPHY@tetratech.com::2a72d47b-0823-421b-ac9b-9b3ab881ddb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trackRevision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CA9"/>
    <w:rsid w:val="00042EDF"/>
    <w:rsid w:val="009B4679"/>
    <w:rsid w:val="00AC5583"/>
    <w:rsid w:val="00B76436"/>
    <w:rsid w:val="00CD5CA9"/>
    <w:rsid w:val="00EC0B62"/>
    <w:rsid w:val="00EE2E27"/>
    <w:rsid w:val="00EE2FBD"/>
    <w:rsid w:val="00FA16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4DED2"/>
  <w15:docId w15:val="{0E2F0C5F-F49C-4A9B-98A9-BED5F9107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ill Sans" w:eastAsia="Gill Sans" w:hAnsi="Gill Sans" w:cs="Gill Sans"/>
        <w:sz w:val="22"/>
        <w:szCs w:val="22"/>
        <w:lang w:val="en-US" w:eastAsia="en-US"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1C6"/>
    <w:pPr>
      <w:spacing w:line="280" w:lineRule="atLeast"/>
    </w:pPr>
    <w:rPr>
      <w:rFonts w:ascii="Gill Sans MT" w:hAnsi="Gill Sans MT" w:cs="GillSansMTStd-Book"/>
      <w:color w:val="000000" w:themeColor="text1"/>
    </w:rPr>
  </w:style>
  <w:style w:type="paragraph" w:styleId="Heading1">
    <w:name w:val="heading 1"/>
    <w:next w:val="Normal"/>
    <w:link w:val="Heading1Char"/>
    <w:uiPriority w:val="9"/>
    <w:qFormat/>
    <w:rsid w:val="00BA60B2"/>
    <w:pPr>
      <w:spacing w:before="360" w:after="120"/>
      <w:outlineLvl w:val="0"/>
    </w:pPr>
    <w:rPr>
      <w:rFonts w:ascii="Gill Sans MT" w:hAnsi="Gill Sans MT" w:cs="GillSansMTStd-Book"/>
      <w:b/>
      <w:bCs/>
      <w:caps/>
      <w:noProof/>
      <w:color w:val="C2113A"/>
      <w:sz w:val="28"/>
      <w:szCs w:val="26"/>
    </w:rPr>
  </w:style>
  <w:style w:type="paragraph" w:styleId="Heading2">
    <w:name w:val="heading 2"/>
    <w:basedOn w:val="Normal"/>
    <w:next w:val="Normal"/>
    <w:link w:val="Heading2Char"/>
    <w:uiPriority w:val="9"/>
    <w:unhideWhenUsed/>
    <w:qFormat/>
    <w:rsid w:val="004B46BA"/>
    <w:pPr>
      <w:spacing w:before="360" w:after="120"/>
      <w:outlineLvl w:val="1"/>
    </w:pPr>
    <w:rPr>
      <w:b/>
      <w:bCs/>
      <w:caps/>
      <w:color w:val="auto"/>
      <w:sz w:val="20"/>
    </w:rPr>
  </w:style>
  <w:style w:type="paragraph" w:styleId="Heading3">
    <w:name w:val="heading 3"/>
    <w:basedOn w:val="Heading2"/>
    <w:next w:val="Normal"/>
    <w:link w:val="Heading3Char"/>
    <w:uiPriority w:val="9"/>
    <w:unhideWhenUsed/>
    <w:qFormat/>
    <w:rsid w:val="00585B47"/>
    <w:pPr>
      <w:outlineLvl w:val="2"/>
    </w:pPr>
    <w:rPr>
      <w:b w:val="0"/>
      <w:bCs w:val="0"/>
      <w:color w:val="C2113A"/>
      <w:szCs w:val="20"/>
    </w:rPr>
  </w:style>
  <w:style w:type="paragraph" w:styleId="Heading4">
    <w:name w:val="heading 4"/>
    <w:aliases w:val="Run-In"/>
    <w:next w:val="Normal"/>
    <w:link w:val="Heading4Char"/>
    <w:uiPriority w:val="9"/>
    <w:semiHidden/>
    <w:unhideWhenUsed/>
    <w:qFormat/>
    <w:rsid w:val="00E3331C"/>
    <w:pPr>
      <w:outlineLvl w:val="3"/>
    </w:pPr>
    <w:rPr>
      <w:rFonts w:ascii="Gill Sans MT" w:hAnsi="Gill Sans MT" w:cs="GillSansMTStd-Book"/>
      <w:b/>
      <w:bCs/>
      <w:caps/>
      <w:color w:val="6C6463"/>
      <w:sz w:val="20"/>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C74B1"/>
    <w:pPr>
      <w:spacing w:line="560" w:lineRule="atLeast"/>
      <w:contextualSpacing/>
    </w:pPr>
    <w:rPr>
      <w:rFonts w:eastAsiaTheme="majorEastAsia" w:cstheme="majorBidi"/>
      <w:caps/>
      <w:noProof/>
      <w:color w:val="C2113A"/>
      <w:kern w:val="24"/>
      <w:sz w:val="52"/>
      <w:szCs w:val="52"/>
    </w:rPr>
  </w:style>
  <w:style w:type="character" w:customStyle="1" w:styleId="Heading1Char">
    <w:name w:val="Heading 1 Char"/>
    <w:basedOn w:val="DefaultParagraphFont"/>
    <w:link w:val="Heading1"/>
    <w:uiPriority w:val="2"/>
    <w:rsid w:val="00BA60B2"/>
    <w:rPr>
      <w:rFonts w:ascii="Gill Sans MT" w:hAnsi="Gill Sans MT" w:cs="GillSansMTStd-Book"/>
      <w:b/>
      <w:bCs/>
      <w:caps/>
      <w:noProof/>
      <w:color w:val="C2113A"/>
      <w:sz w:val="28"/>
      <w:szCs w:val="26"/>
    </w:rPr>
  </w:style>
  <w:style w:type="paragraph" w:styleId="NoSpacing">
    <w:name w:val="No Spacing"/>
    <w:uiPriority w:val="3"/>
    <w:qFormat/>
    <w:rsid w:val="00E3331C"/>
    <w:pPr>
      <w:widowControl w:val="0"/>
      <w:autoSpaceDE w:val="0"/>
      <w:autoSpaceDN w:val="0"/>
      <w:adjustRightInd w:val="0"/>
      <w:textAlignment w:val="center"/>
    </w:pPr>
    <w:rPr>
      <w:rFonts w:ascii="Gill Sans MT" w:hAnsi="Gill Sans MT" w:cs="GillSansMTStd-Book"/>
      <w:color w:val="6C6463"/>
    </w:rPr>
  </w:style>
  <w:style w:type="character" w:customStyle="1" w:styleId="TitleChar">
    <w:name w:val="Title Char"/>
    <w:basedOn w:val="DefaultParagraphFont"/>
    <w:link w:val="Title"/>
    <w:rsid w:val="005C74B1"/>
    <w:rPr>
      <w:rFonts w:ascii="Gill Sans MT" w:eastAsiaTheme="majorEastAsia" w:hAnsi="Gill Sans MT" w:cstheme="majorBidi"/>
      <w:caps/>
      <w:noProof/>
      <w:color w:val="C2113A"/>
      <w:kern w:val="24"/>
      <w:sz w:val="52"/>
      <w:szCs w:val="52"/>
    </w:rPr>
  </w:style>
  <w:style w:type="paragraph" w:styleId="Footer">
    <w:name w:val="footer"/>
    <w:basedOn w:val="Normal"/>
    <w:link w:val="FooterChar"/>
    <w:uiPriority w:val="99"/>
    <w:unhideWhenUsed/>
    <w:qFormat/>
    <w:rsid w:val="006770C3"/>
    <w:pPr>
      <w:tabs>
        <w:tab w:val="center" w:pos="4320"/>
        <w:tab w:val="right" w:pos="8640"/>
      </w:tabs>
      <w:spacing w:after="0" w:line="240" w:lineRule="auto"/>
    </w:pPr>
    <w:rPr>
      <w:caps/>
      <w:sz w:val="16"/>
      <w:szCs w:val="16"/>
    </w:rPr>
  </w:style>
  <w:style w:type="character" w:customStyle="1" w:styleId="FooterChar">
    <w:name w:val="Footer Char"/>
    <w:basedOn w:val="DefaultParagraphFont"/>
    <w:link w:val="Footer"/>
    <w:uiPriority w:val="99"/>
    <w:rsid w:val="006770C3"/>
    <w:rPr>
      <w:rFonts w:ascii="Gill Sans MT" w:hAnsi="Gill Sans MT" w:cs="GillSansMTStd-Book"/>
      <w:caps/>
      <w:color w:val="565A5C"/>
      <w:sz w:val="16"/>
      <w:szCs w:val="16"/>
    </w:rPr>
  </w:style>
  <w:style w:type="paragraph" w:styleId="Subtitle">
    <w:name w:val="Subtitle"/>
    <w:basedOn w:val="Normal"/>
    <w:next w:val="Normal"/>
    <w:link w:val="SubtitleChar"/>
    <w:uiPriority w:val="11"/>
    <w:qFormat/>
    <w:pPr>
      <w:spacing w:after="360"/>
    </w:pPr>
    <w:rPr>
      <w:sz w:val="40"/>
      <w:szCs w:val="40"/>
    </w:rPr>
  </w:style>
  <w:style w:type="character" w:customStyle="1" w:styleId="SubtitleChar">
    <w:name w:val="Subtitle Char"/>
    <w:basedOn w:val="DefaultParagraphFont"/>
    <w:link w:val="Subtitle"/>
    <w:uiPriority w:val="1"/>
    <w:rsid w:val="00172DD1"/>
    <w:rPr>
      <w:rFonts w:ascii="Gill Sans MT" w:eastAsia="Calibri" w:hAnsi="Gill Sans MT" w:cs="Calibri"/>
      <w:color w:val="6C6463"/>
      <w:sz w:val="40"/>
      <w:szCs w:val="32"/>
    </w:rPr>
  </w:style>
  <w:style w:type="paragraph" w:styleId="Header">
    <w:name w:val="header"/>
    <w:basedOn w:val="Normal"/>
    <w:link w:val="HeaderChar"/>
    <w:uiPriority w:val="99"/>
    <w:unhideWhenUsed/>
    <w:rsid w:val="00E3331C"/>
    <w:pPr>
      <w:tabs>
        <w:tab w:val="center" w:pos="4320"/>
        <w:tab w:val="right" w:pos="8640"/>
      </w:tabs>
      <w:spacing w:after="0" w:line="240" w:lineRule="auto"/>
    </w:pPr>
  </w:style>
  <w:style w:type="character" w:customStyle="1" w:styleId="HeaderChar">
    <w:name w:val="Header Char"/>
    <w:basedOn w:val="DefaultParagraphFont"/>
    <w:link w:val="Header"/>
    <w:uiPriority w:val="99"/>
    <w:rsid w:val="00E3331C"/>
    <w:rPr>
      <w:rFonts w:ascii="Gill Sans MT" w:hAnsi="Gill Sans MT" w:cs="GillSansMTStd-Book"/>
      <w:color w:val="6C6463"/>
      <w:sz w:val="22"/>
      <w:szCs w:val="22"/>
    </w:rPr>
  </w:style>
  <w:style w:type="character" w:customStyle="1" w:styleId="Heading2Char">
    <w:name w:val="Heading 2 Char"/>
    <w:basedOn w:val="DefaultParagraphFont"/>
    <w:link w:val="Heading2"/>
    <w:uiPriority w:val="2"/>
    <w:rsid w:val="004B46BA"/>
    <w:rPr>
      <w:rFonts w:ascii="Gill Sans MT" w:hAnsi="Gill Sans MT" w:cs="GillSansMTStd-Book"/>
      <w:b/>
      <w:bCs/>
      <w:caps/>
      <w:sz w:val="20"/>
      <w:szCs w:val="22"/>
    </w:rPr>
  </w:style>
  <w:style w:type="character" w:styleId="PageNumber">
    <w:name w:val="page number"/>
    <w:basedOn w:val="DefaultParagraphFont"/>
    <w:uiPriority w:val="99"/>
    <w:semiHidden/>
    <w:unhideWhenUsed/>
    <w:rsid w:val="00F546D8"/>
  </w:style>
  <w:style w:type="character" w:customStyle="1" w:styleId="Heading3Char">
    <w:name w:val="Heading 3 Char"/>
    <w:basedOn w:val="DefaultParagraphFont"/>
    <w:link w:val="Heading3"/>
    <w:uiPriority w:val="2"/>
    <w:rsid w:val="00585B47"/>
    <w:rPr>
      <w:rFonts w:ascii="Gill Sans MT" w:hAnsi="Gill Sans MT" w:cs="GillSansMTStd-Book"/>
      <w:caps/>
      <w:color w:val="C2113A"/>
      <w:sz w:val="20"/>
      <w:szCs w:val="20"/>
    </w:rPr>
  </w:style>
  <w:style w:type="character" w:customStyle="1" w:styleId="Heading4Char">
    <w:name w:val="Heading 4 Char"/>
    <w:aliases w:val="Run-In Char"/>
    <w:basedOn w:val="DefaultParagraphFont"/>
    <w:link w:val="Heading4"/>
    <w:uiPriority w:val="2"/>
    <w:rsid w:val="00E3331C"/>
    <w:rPr>
      <w:rFonts w:ascii="Gill Sans MT" w:hAnsi="Gill Sans MT" w:cs="GillSansMTStd-Book"/>
      <w:b/>
      <w:bCs/>
      <w:caps/>
      <w:color w:val="6C6463"/>
      <w:sz w:val="20"/>
      <w:szCs w:val="22"/>
    </w:rPr>
  </w:style>
  <w:style w:type="paragraph" w:customStyle="1" w:styleId="Bullet1">
    <w:name w:val="Bullet 1"/>
    <w:basedOn w:val="Normal"/>
    <w:uiPriority w:val="2"/>
    <w:qFormat/>
    <w:rsid w:val="00E3331C"/>
    <w:pPr>
      <w:numPr>
        <w:numId w:val="1"/>
      </w:numPr>
      <w:ind w:left="274" w:hanging="274"/>
    </w:pPr>
  </w:style>
  <w:style w:type="paragraph" w:styleId="BalloonText">
    <w:name w:val="Balloon Text"/>
    <w:basedOn w:val="Normal"/>
    <w:link w:val="BalloonTextChar"/>
    <w:uiPriority w:val="99"/>
    <w:semiHidden/>
    <w:unhideWhenUsed/>
    <w:rsid w:val="00710A13"/>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710A13"/>
    <w:rPr>
      <w:rFonts w:ascii="Lucida Grande" w:hAnsi="Lucida Grande" w:cs="GillSansMTStd-Book"/>
      <w:color w:val="565A5C"/>
      <w:sz w:val="18"/>
      <w:szCs w:val="18"/>
    </w:rPr>
  </w:style>
  <w:style w:type="paragraph" w:customStyle="1" w:styleId="Bullet2">
    <w:name w:val="Bullet 2"/>
    <w:uiPriority w:val="2"/>
    <w:qFormat/>
    <w:rsid w:val="00E3331C"/>
    <w:pPr>
      <w:numPr>
        <w:numId w:val="2"/>
      </w:numPr>
      <w:spacing w:line="280" w:lineRule="atLeast"/>
      <w:ind w:left="548" w:hanging="274"/>
    </w:pPr>
    <w:rPr>
      <w:rFonts w:ascii="Gill Sans MT" w:hAnsi="Gill Sans MT" w:cs="GillSansMTStd-Book"/>
      <w:color w:val="6C6463"/>
    </w:rPr>
  </w:style>
  <w:style w:type="paragraph" w:customStyle="1" w:styleId="Right-Credit">
    <w:name w:val="Right-Credit"/>
    <w:basedOn w:val="Normal"/>
    <w:next w:val="Normal"/>
    <w:uiPriority w:val="99"/>
    <w:qFormat/>
    <w:rsid w:val="001D6F41"/>
    <w:pPr>
      <w:suppressAutoHyphens/>
      <w:spacing w:before="40" w:after="40" w:line="240" w:lineRule="auto"/>
      <w:jc w:val="right"/>
    </w:pPr>
    <w:rPr>
      <w:caps/>
      <w:spacing w:val="1"/>
      <w:sz w:val="12"/>
      <w:szCs w:val="12"/>
    </w:rPr>
  </w:style>
  <w:style w:type="paragraph" w:customStyle="1" w:styleId="Instructions">
    <w:name w:val="Instructions"/>
    <w:next w:val="Normal"/>
    <w:uiPriority w:val="2"/>
    <w:qFormat/>
    <w:rsid w:val="00781224"/>
    <w:pPr>
      <w:numPr>
        <w:numId w:val="3"/>
      </w:numPr>
      <w:spacing w:before="120" w:after="120"/>
      <w:ind w:left="180" w:hanging="180"/>
    </w:pPr>
    <w:rPr>
      <w:rFonts w:ascii="Gill Sans MT" w:hAnsi="Gill Sans MT" w:cs="GillSansMTStd-Book"/>
      <w:color w:val="404040" w:themeColor="text1" w:themeTint="BF"/>
      <w:sz w:val="20"/>
    </w:rPr>
  </w:style>
  <w:style w:type="paragraph" w:styleId="List">
    <w:name w:val="List"/>
    <w:basedOn w:val="Normal"/>
    <w:uiPriority w:val="99"/>
    <w:semiHidden/>
    <w:unhideWhenUsed/>
    <w:rsid w:val="00CA41F7"/>
    <w:pPr>
      <w:ind w:left="360" w:hanging="360"/>
      <w:contextualSpacing/>
    </w:pPr>
  </w:style>
  <w:style w:type="paragraph" w:styleId="List2">
    <w:name w:val="List 2"/>
    <w:basedOn w:val="Normal"/>
    <w:uiPriority w:val="99"/>
    <w:semiHidden/>
    <w:unhideWhenUsed/>
    <w:rsid w:val="00E819ED"/>
    <w:pPr>
      <w:ind w:left="720" w:hanging="360"/>
      <w:contextualSpacing/>
    </w:pPr>
  </w:style>
  <w:style w:type="character" w:styleId="Hyperlink">
    <w:name w:val="Hyperlink"/>
    <w:basedOn w:val="DefaultParagraphFont"/>
    <w:uiPriority w:val="99"/>
    <w:unhideWhenUsed/>
    <w:rsid w:val="00E3331C"/>
    <w:rPr>
      <w:rFonts w:ascii="Gill Sans MT" w:hAnsi="Gill Sans MT"/>
      <w:b w:val="0"/>
      <w:i w:val="0"/>
      <w:color w:val="6C6463"/>
      <w:sz w:val="22"/>
      <w:u w:val="single"/>
    </w:rPr>
  </w:style>
  <w:style w:type="character" w:styleId="FollowedHyperlink">
    <w:name w:val="FollowedHyperlink"/>
    <w:basedOn w:val="DefaultParagraphFont"/>
    <w:uiPriority w:val="99"/>
    <w:semiHidden/>
    <w:unhideWhenUsed/>
    <w:rsid w:val="00D96C36"/>
    <w:rPr>
      <w:rFonts w:ascii="Gill Sans MT" w:hAnsi="Gill Sans MT"/>
      <w:b w:val="0"/>
      <w:i w:val="0"/>
      <w:color w:val="7F7F7F" w:themeColor="text1" w:themeTint="80"/>
      <w:sz w:val="22"/>
      <w:u w:val="single"/>
    </w:rPr>
  </w:style>
  <w:style w:type="paragraph" w:customStyle="1" w:styleId="Left-Credit">
    <w:name w:val="Left-Credit"/>
    <w:basedOn w:val="Normal"/>
    <w:next w:val="Normal"/>
    <w:qFormat/>
    <w:rsid w:val="00E3331C"/>
    <w:pPr>
      <w:spacing w:before="40" w:after="40" w:line="240" w:lineRule="auto"/>
    </w:pPr>
    <w:rPr>
      <w:caps/>
      <w:noProof/>
      <w:sz w:val="12"/>
      <w:szCs w:val="12"/>
    </w:rPr>
  </w:style>
  <w:style w:type="paragraph" w:styleId="Quote">
    <w:name w:val="Quote"/>
    <w:basedOn w:val="Subtitle"/>
    <w:next w:val="Normal"/>
    <w:link w:val="QuoteChar"/>
    <w:uiPriority w:val="29"/>
    <w:qFormat/>
    <w:rsid w:val="00E3331C"/>
    <w:pPr>
      <w:spacing w:before="240" w:after="240" w:line="240" w:lineRule="auto"/>
    </w:pPr>
    <w:rPr>
      <w:sz w:val="28"/>
      <w:szCs w:val="28"/>
    </w:rPr>
  </w:style>
  <w:style w:type="character" w:customStyle="1" w:styleId="QuoteChar">
    <w:name w:val="Quote Char"/>
    <w:basedOn w:val="DefaultParagraphFont"/>
    <w:link w:val="Quote"/>
    <w:uiPriority w:val="29"/>
    <w:rsid w:val="00E3331C"/>
    <w:rPr>
      <w:rFonts w:ascii="Gill Sans MT" w:eastAsia="Calibri" w:hAnsi="Gill Sans MT" w:cs="Calibri"/>
      <w:color w:val="6C6463"/>
      <w:sz w:val="28"/>
      <w:szCs w:val="28"/>
    </w:rPr>
  </w:style>
  <w:style w:type="paragraph" w:customStyle="1" w:styleId="In-LinePhoto">
    <w:name w:val="In-Line Photo"/>
    <w:next w:val="Left-Credit"/>
    <w:qFormat/>
    <w:rsid w:val="00E3331C"/>
    <w:pPr>
      <w:spacing w:before="480"/>
      <w:jc w:val="right"/>
    </w:pPr>
    <w:rPr>
      <w:rFonts w:ascii="Gill Sans MT" w:hAnsi="Gill Sans MT"/>
      <w:noProof/>
      <w:color w:val="6C6463"/>
      <w:szCs w:val="20"/>
    </w:rPr>
  </w:style>
  <w:style w:type="paragraph" w:customStyle="1" w:styleId="Photo">
    <w:name w:val="Photo"/>
    <w:uiPriority w:val="2"/>
    <w:qFormat/>
    <w:rsid w:val="00E3331C"/>
    <w:rPr>
      <w:rFonts w:ascii="Gill Sans MT" w:hAnsi="Gill Sans MT"/>
      <w:noProof/>
      <w:color w:val="6C6463"/>
      <w:szCs w:val="20"/>
    </w:rPr>
  </w:style>
  <w:style w:type="paragraph" w:customStyle="1" w:styleId="CaptionBox">
    <w:name w:val="Caption Box"/>
    <w:uiPriority w:val="2"/>
    <w:qFormat/>
    <w:rsid w:val="00E3331C"/>
    <w:pPr>
      <w:spacing w:before="120" w:after="120"/>
    </w:pPr>
    <w:rPr>
      <w:rFonts w:ascii="Gill Sans MT" w:hAnsi="Gill Sans MT" w:cs="GillSansMTStd-Book"/>
      <w:color w:val="6C6463"/>
      <w:sz w:val="16"/>
      <w:szCs w:val="16"/>
    </w:rPr>
  </w:style>
  <w:style w:type="paragraph" w:styleId="TOCHeading">
    <w:name w:val="TOC Heading"/>
    <w:basedOn w:val="Heading1"/>
    <w:next w:val="Normal"/>
    <w:uiPriority w:val="39"/>
    <w:unhideWhenUsed/>
    <w:qFormat/>
    <w:rsid w:val="00CF28CF"/>
    <w:pPr>
      <w:keepNext/>
      <w:keepLines/>
      <w:spacing w:before="480" w:after="0" w:line="276" w:lineRule="auto"/>
      <w:outlineLvl w:val="9"/>
    </w:pPr>
    <w:rPr>
      <w:rFonts w:eastAsiaTheme="majorEastAsia" w:cstheme="majorBidi"/>
      <w:b w:val="0"/>
      <w:bCs w:val="0"/>
      <w:noProof w:val="0"/>
      <w:color w:val="BA0C2F"/>
      <w:szCs w:val="28"/>
    </w:rPr>
  </w:style>
  <w:style w:type="paragraph" w:styleId="TOC2">
    <w:name w:val="toc 2"/>
    <w:basedOn w:val="Normal"/>
    <w:next w:val="Normal"/>
    <w:autoRedefine/>
    <w:uiPriority w:val="39"/>
    <w:unhideWhenUsed/>
    <w:rsid w:val="00753559"/>
    <w:pPr>
      <w:tabs>
        <w:tab w:val="right" w:pos="8828"/>
      </w:tabs>
      <w:spacing w:after="0"/>
    </w:pPr>
    <w:rPr>
      <w:caps/>
    </w:rPr>
  </w:style>
  <w:style w:type="paragraph" w:styleId="TOC1">
    <w:name w:val="toc 1"/>
    <w:basedOn w:val="Normal"/>
    <w:next w:val="Normal"/>
    <w:autoRedefine/>
    <w:uiPriority w:val="39"/>
    <w:unhideWhenUsed/>
    <w:rsid w:val="00753559"/>
    <w:pPr>
      <w:tabs>
        <w:tab w:val="right" w:pos="8828"/>
      </w:tabs>
      <w:spacing w:before="120" w:after="0"/>
    </w:pPr>
    <w:rPr>
      <w:caps/>
      <w:sz w:val="26"/>
      <w:szCs w:val="26"/>
    </w:rPr>
  </w:style>
  <w:style w:type="paragraph" w:styleId="TOC3">
    <w:name w:val="toc 3"/>
    <w:basedOn w:val="Normal"/>
    <w:next w:val="Normal"/>
    <w:autoRedefine/>
    <w:uiPriority w:val="39"/>
    <w:unhideWhenUsed/>
    <w:rsid w:val="00753559"/>
    <w:pPr>
      <w:tabs>
        <w:tab w:val="right" w:pos="8828"/>
      </w:tabs>
      <w:spacing w:after="0"/>
    </w:pPr>
    <w:rPr>
      <w:caps/>
    </w:rPr>
  </w:style>
  <w:style w:type="paragraph" w:styleId="TOC4">
    <w:name w:val="toc 4"/>
    <w:basedOn w:val="Normal"/>
    <w:next w:val="Normal"/>
    <w:autoRedefine/>
    <w:uiPriority w:val="39"/>
    <w:semiHidden/>
    <w:rsid w:val="00295683"/>
    <w:pPr>
      <w:spacing w:after="0"/>
      <w:ind w:left="660"/>
    </w:pPr>
    <w:rPr>
      <w:rFonts w:asciiTheme="minorHAnsi" w:hAnsiTheme="minorHAnsi"/>
      <w:sz w:val="20"/>
      <w:szCs w:val="20"/>
    </w:rPr>
  </w:style>
  <w:style w:type="paragraph" w:styleId="TOC5">
    <w:name w:val="toc 5"/>
    <w:basedOn w:val="Normal"/>
    <w:next w:val="Normal"/>
    <w:autoRedefine/>
    <w:uiPriority w:val="39"/>
    <w:semiHidden/>
    <w:rsid w:val="00295683"/>
    <w:pPr>
      <w:spacing w:after="0"/>
      <w:ind w:left="880"/>
    </w:pPr>
    <w:rPr>
      <w:rFonts w:asciiTheme="minorHAnsi" w:hAnsiTheme="minorHAnsi"/>
      <w:sz w:val="20"/>
      <w:szCs w:val="20"/>
    </w:rPr>
  </w:style>
  <w:style w:type="paragraph" w:styleId="TOC6">
    <w:name w:val="toc 6"/>
    <w:basedOn w:val="Normal"/>
    <w:next w:val="Normal"/>
    <w:autoRedefine/>
    <w:uiPriority w:val="39"/>
    <w:semiHidden/>
    <w:rsid w:val="00295683"/>
    <w:pPr>
      <w:spacing w:after="0"/>
      <w:ind w:left="1100"/>
    </w:pPr>
    <w:rPr>
      <w:rFonts w:asciiTheme="minorHAnsi" w:hAnsiTheme="minorHAnsi"/>
      <w:sz w:val="20"/>
      <w:szCs w:val="20"/>
    </w:rPr>
  </w:style>
  <w:style w:type="paragraph" w:styleId="TOC7">
    <w:name w:val="toc 7"/>
    <w:basedOn w:val="Normal"/>
    <w:next w:val="Normal"/>
    <w:autoRedefine/>
    <w:uiPriority w:val="39"/>
    <w:semiHidden/>
    <w:rsid w:val="00295683"/>
    <w:pPr>
      <w:spacing w:after="0"/>
      <w:ind w:left="1320"/>
    </w:pPr>
    <w:rPr>
      <w:rFonts w:asciiTheme="minorHAnsi" w:hAnsiTheme="minorHAnsi"/>
      <w:sz w:val="20"/>
      <w:szCs w:val="20"/>
    </w:rPr>
  </w:style>
  <w:style w:type="paragraph" w:styleId="TOC8">
    <w:name w:val="toc 8"/>
    <w:basedOn w:val="Normal"/>
    <w:next w:val="Normal"/>
    <w:autoRedefine/>
    <w:uiPriority w:val="39"/>
    <w:semiHidden/>
    <w:rsid w:val="00295683"/>
    <w:pPr>
      <w:spacing w:after="0"/>
      <w:ind w:left="1540"/>
    </w:pPr>
    <w:rPr>
      <w:rFonts w:asciiTheme="minorHAnsi" w:hAnsiTheme="minorHAnsi"/>
      <w:sz w:val="20"/>
      <w:szCs w:val="20"/>
    </w:rPr>
  </w:style>
  <w:style w:type="paragraph" w:styleId="TOC9">
    <w:name w:val="toc 9"/>
    <w:basedOn w:val="Normal"/>
    <w:next w:val="Normal"/>
    <w:autoRedefine/>
    <w:uiPriority w:val="39"/>
    <w:semiHidden/>
    <w:rsid w:val="00295683"/>
    <w:pPr>
      <w:spacing w:after="0"/>
      <w:ind w:left="1760"/>
    </w:pPr>
    <w:rPr>
      <w:rFonts w:asciiTheme="minorHAnsi" w:hAnsiTheme="minorHAnsi"/>
      <w:sz w:val="20"/>
      <w:szCs w:val="20"/>
    </w:rPr>
  </w:style>
  <w:style w:type="paragraph" w:customStyle="1" w:styleId="Disclaimer">
    <w:name w:val="Disclaimer"/>
    <w:basedOn w:val="Normal"/>
    <w:uiPriority w:val="2"/>
    <w:qFormat/>
    <w:rsid w:val="00D66954"/>
    <w:pPr>
      <w:spacing w:after="0" w:line="240" w:lineRule="auto"/>
    </w:pPr>
    <w:rPr>
      <w:sz w:val="16"/>
      <w:szCs w:val="16"/>
    </w:rPr>
  </w:style>
  <w:style w:type="paragraph" w:customStyle="1" w:styleId="Left-Caption">
    <w:name w:val="Left - Caption"/>
    <w:basedOn w:val="Left-Credit"/>
    <w:uiPriority w:val="2"/>
    <w:qFormat/>
    <w:rsid w:val="00722C07"/>
    <w:pPr>
      <w:spacing w:before="120" w:after="120"/>
    </w:pPr>
    <w:rPr>
      <w:caps w:val="0"/>
      <w:sz w:val="18"/>
    </w:rPr>
  </w:style>
  <w:style w:type="paragraph" w:customStyle="1" w:styleId="Right-Caption">
    <w:name w:val="Right - Caption"/>
    <w:basedOn w:val="Right-Credit"/>
    <w:uiPriority w:val="2"/>
    <w:qFormat/>
    <w:rsid w:val="00722C07"/>
    <w:pPr>
      <w:spacing w:before="120" w:after="120"/>
    </w:pPr>
    <w:rPr>
      <w:caps w:val="0"/>
      <w:sz w:val="18"/>
    </w:rPr>
  </w:style>
  <w:style w:type="table" w:styleId="TableGrid">
    <w:name w:val="Table Grid"/>
    <w:basedOn w:val="TableNormal"/>
    <w:uiPriority w:val="39"/>
    <w:rsid w:val="000104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1">
    <w:name w:val="Table Heading 1"/>
    <w:basedOn w:val="Normal"/>
    <w:uiPriority w:val="2"/>
    <w:qFormat/>
    <w:rsid w:val="00994C6D"/>
    <w:pPr>
      <w:framePr w:hSpace="180" w:wrap="around" w:vAnchor="text" w:hAnchor="page" w:x="1549" w:y="170"/>
      <w:spacing w:before="120" w:after="120" w:line="180" w:lineRule="exact"/>
    </w:pPr>
    <w:rPr>
      <w:caps/>
      <w:sz w:val="18"/>
      <w:szCs w:val="18"/>
    </w:rPr>
  </w:style>
  <w:style w:type="paragraph" w:customStyle="1" w:styleId="TableText">
    <w:name w:val="Table Text"/>
    <w:basedOn w:val="Normal"/>
    <w:uiPriority w:val="2"/>
    <w:qFormat/>
    <w:rsid w:val="00994C6D"/>
    <w:pPr>
      <w:framePr w:hSpace="180" w:wrap="around" w:vAnchor="text" w:hAnchor="page" w:x="1549" w:y="170"/>
      <w:spacing w:before="120" w:after="120" w:line="180" w:lineRule="exact"/>
    </w:pPr>
    <w:rPr>
      <w:sz w:val="18"/>
      <w:szCs w:val="18"/>
    </w:rPr>
  </w:style>
  <w:style w:type="paragraph" w:customStyle="1" w:styleId="TableTitle">
    <w:name w:val="Table Title"/>
    <w:uiPriority w:val="2"/>
    <w:qFormat/>
    <w:rsid w:val="00994C6D"/>
    <w:pPr>
      <w:framePr w:hSpace="180" w:wrap="around" w:vAnchor="text" w:hAnchor="page" w:x="1549" w:y="170"/>
      <w:spacing w:before="120" w:after="120" w:line="180" w:lineRule="exact"/>
    </w:pPr>
    <w:rPr>
      <w:rFonts w:ascii="Gill Sans MT" w:hAnsi="Gill Sans MT" w:cs="GillSansMTStd-Book"/>
      <w:b/>
      <w:caps/>
      <w:color w:val="FFFFFF" w:themeColor="background1"/>
      <w:sz w:val="18"/>
      <w:szCs w:val="18"/>
    </w:rPr>
  </w:style>
  <w:style w:type="paragraph" w:styleId="ListParagraph">
    <w:name w:val="List Paragraph"/>
    <w:aliases w:val="List Paragraph 1,Body Before Bullet,Paragraph before Bullet,Bullets,List Paragraph (numbered (a)),Resume Title,Citation List,heading 4,Graphic,List Paragraph1,1st level - Bullet List Paragraph,Lettre d'introduction,Paragrafo elenco,Ha"/>
    <w:basedOn w:val="Normal"/>
    <w:link w:val="ListParagraphChar"/>
    <w:uiPriority w:val="34"/>
    <w:qFormat/>
    <w:rsid w:val="00990E67"/>
    <w:pPr>
      <w:spacing w:after="0" w:line="240" w:lineRule="auto"/>
      <w:ind w:left="720"/>
      <w:contextualSpacing/>
    </w:pPr>
    <w:rPr>
      <w:rFonts w:cstheme="minorBidi"/>
      <w:color w:val="auto"/>
      <w:szCs w:val="20"/>
      <w:lang w:bidi="en-US"/>
    </w:rPr>
  </w:style>
  <w:style w:type="character" w:customStyle="1" w:styleId="ListParagraphChar">
    <w:name w:val="List Paragraph Char"/>
    <w:aliases w:val="List Paragraph 1 Char,Body Before Bullet Char,Paragraph before Bullet Char,Bullets Char,List Paragraph (numbered (a)) Char,Resume Title Char,Citation List Char,heading 4 Char,Graphic Char,List Paragraph1 Char,Paragrafo elenco Char"/>
    <w:link w:val="ListParagraph"/>
    <w:uiPriority w:val="34"/>
    <w:qFormat/>
    <w:locked/>
    <w:rsid w:val="00990E67"/>
    <w:rPr>
      <w:rFonts w:ascii="Gill Sans MT" w:hAnsi="Gill Sans MT" w:cstheme="minorBidi"/>
      <w:szCs w:val="20"/>
      <w:lang w:bidi="en-US"/>
    </w:rPr>
  </w:style>
  <w:style w:type="table" w:styleId="GridTable1Light-Accent5">
    <w:name w:val="Grid Table 1 Light Accent 5"/>
    <w:basedOn w:val="TableNormal"/>
    <w:uiPriority w:val="46"/>
    <w:rsid w:val="00AF410A"/>
    <w:rPr>
      <w:rFonts w:eastAsiaTheme="minorHAnsi"/>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C66F02"/>
    <w:rPr>
      <w:sz w:val="16"/>
      <w:szCs w:val="16"/>
    </w:rPr>
  </w:style>
  <w:style w:type="paragraph" w:styleId="CommentText">
    <w:name w:val="annotation text"/>
    <w:basedOn w:val="Normal"/>
    <w:link w:val="CommentTextChar"/>
    <w:uiPriority w:val="99"/>
    <w:unhideWhenUsed/>
    <w:rsid w:val="00C66F02"/>
    <w:pPr>
      <w:spacing w:line="240" w:lineRule="auto"/>
    </w:pPr>
    <w:rPr>
      <w:sz w:val="20"/>
      <w:szCs w:val="20"/>
    </w:rPr>
  </w:style>
  <w:style w:type="character" w:customStyle="1" w:styleId="CommentTextChar">
    <w:name w:val="Comment Text Char"/>
    <w:basedOn w:val="DefaultParagraphFont"/>
    <w:link w:val="CommentText"/>
    <w:uiPriority w:val="99"/>
    <w:rsid w:val="00C66F02"/>
    <w:rPr>
      <w:rFonts w:ascii="Gill Sans MT" w:hAnsi="Gill Sans MT" w:cs="GillSansMTStd-Book"/>
      <w:color w:val="6C6463"/>
      <w:sz w:val="20"/>
      <w:szCs w:val="20"/>
    </w:rPr>
  </w:style>
  <w:style w:type="paragraph" w:styleId="CommentSubject">
    <w:name w:val="annotation subject"/>
    <w:basedOn w:val="CommentText"/>
    <w:next w:val="CommentText"/>
    <w:link w:val="CommentSubjectChar"/>
    <w:uiPriority w:val="99"/>
    <w:semiHidden/>
    <w:unhideWhenUsed/>
    <w:rsid w:val="00C66F02"/>
    <w:rPr>
      <w:b/>
      <w:bCs/>
    </w:rPr>
  </w:style>
  <w:style w:type="character" w:customStyle="1" w:styleId="CommentSubjectChar">
    <w:name w:val="Comment Subject Char"/>
    <w:basedOn w:val="CommentTextChar"/>
    <w:link w:val="CommentSubject"/>
    <w:uiPriority w:val="99"/>
    <w:semiHidden/>
    <w:rsid w:val="00C66F02"/>
    <w:rPr>
      <w:rFonts w:ascii="Gill Sans MT" w:hAnsi="Gill Sans MT" w:cs="GillSansMTStd-Book"/>
      <w:b/>
      <w:bCs/>
      <w:color w:val="6C6463"/>
      <w:sz w:val="20"/>
      <w:szCs w:val="20"/>
    </w:rPr>
  </w:style>
  <w:style w:type="paragraph" w:customStyle="1" w:styleId="Numberedresponseformat">
    <w:name w:val="Numbered response format"/>
    <w:basedOn w:val="Normal"/>
    <w:uiPriority w:val="2"/>
    <w:qFormat/>
    <w:rsid w:val="00FA132A"/>
    <w:pPr>
      <w:numPr>
        <w:ilvl w:val="3"/>
        <w:numId w:val="15"/>
      </w:numPr>
      <w:pBdr>
        <w:top w:val="nil"/>
        <w:left w:val="nil"/>
        <w:bottom w:val="nil"/>
        <w:right w:val="nil"/>
        <w:between w:val="nil"/>
      </w:pBdr>
      <w:spacing w:after="0" w:line="240" w:lineRule="auto"/>
    </w:pPr>
    <w:rPr>
      <w:color w:val="auto"/>
    </w:rPr>
  </w:style>
  <w:style w:type="paragraph" w:customStyle="1" w:styleId="Questionformat">
    <w:name w:val="Question format"/>
    <w:basedOn w:val="Normal"/>
    <w:next w:val="Numberedresponseformat"/>
    <w:uiPriority w:val="2"/>
    <w:qFormat/>
    <w:rsid w:val="00AC6A65"/>
    <w:pPr>
      <w:numPr>
        <w:numId w:val="16"/>
      </w:numPr>
      <w:pBdr>
        <w:top w:val="nil"/>
        <w:left w:val="nil"/>
        <w:bottom w:val="nil"/>
        <w:right w:val="nil"/>
        <w:between w:val="nil"/>
      </w:pBdr>
      <w:spacing w:after="0" w:line="240" w:lineRule="auto"/>
    </w:pPr>
    <w:rPr>
      <w:szCs w:val="20"/>
    </w:rPr>
  </w:style>
  <w:style w:type="paragraph" w:customStyle="1" w:styleId="NumberedResponse-lastinlist">
    <w:name w:val="Numbered Response - last in list"/>
    <w:basedOn w:val="Normal"/>
    <w:next w:val="Questionformat"/>
    <w:uiPriority w:val="2"/>
    <w:qFormat/>
    <w:rsid w:val="009F5D0D"/>
    <w:pPr>
      <w:spacing w:line="240" w:lineRule="auto"/>
      <w:ind w:left="1080" w:hanging="360"/>
    </w:pPr>
    <w:rPr>
      <w:color w:val="auto"/>
    </w:rPr>
  </w:style>
  <w:style w:type="paragraph" w:customStyle="1" w:styleId="Style1">
    <w:name w:val="Style1"/>
    <w:basedOn w:val="Questionformat"/>
    <w:uiPriority w:val="2"/>
    <w:qFormat/>
    <w:rsid w:val="00A46337"/>
    <w:pPr>
      <w:numPr>
        <w:numId w:val="15"/>
      </w:numPr>
      <w:tabs>
        <w:tab w:val="left" w:pos="720"/>
      </w:tabs>
    </w:pPr>
  </w:style>
  <w:style w:type="table" w:customStyle="1" w:styleId="12">
    <w:name w:val="12"/>
    <w:basedOn w:val="TableNormal"/>
    <w:tblPr>
      <w:tblStyleRowBandSize w:val="1"/>
      <w:tblStyleColBandSize w:val="1"/>
    </w:tblPr>
  </w:style>
  <w:style w:type="table" w:customStyle="1" w:styleId="11">
    <w:name w:val="11"/>
    <w:basedOn w:val="TableNormal"/>
    <w:tblPr>
      <w:tblStyleRowBandSize w:val="1"/>
      <w:tblStyleColBandSize w:val="1"/>
      <w:tblCellMar>
        <w:left w:w="115" w:type="dxa"/>
        <w:right w:w="115" w:type="dxa"/>
      </w:tblCellMar>
    </w:tblPr>
  </w:style>
  <w:style w:type="table" w:customStyle="1" w:styleId="10">
    <w:name w:val="10"/>
    <w:basedOn w:val="TableNormal"/>
    <w:tblPr>
      <w:tblStyleRowBandSize w:val="1"/>
      <w:tblStyleColBandSize w:val="1"/>
      <w:tblCellMar>
        <w:left w:w="115" w:type="dxa"/>
        <w:right w:w="115" w:type="dxa"/>
      </w:tblCellMar>
    </w:tblPr>
  </w:style>
  <w:style w:type="table" w:customStyle="1" w:styleId="9">
    <w:name w:val="9"/>
    <w:basedOn w:val="TableNormal"/>
    <w:tblPr>
      <w:tblStyleRowBandSize w:val="1"/>
      <w:tblStyleColBandSize w:val="1"/>
      <w:tblCellMar>
        <w:left w:w="115" w:type="dxa"/>
        <w:right w:w="115" w:type="dxa"/>
      </w:tblCellMar>
    </w:tblPr>
  </w:style>
  <w:style w:type="table" w:customStyle="1" w:styleId="8">
    <w:name w:val="8"/>
    <w:basedOn w:val="TableNormal"/>
    <w:tblPr>
      <w:tblStyleRowBandSize w:val="1"/>
      <w:tblStyleColBandSize w:val="1"/>
      <w:tblCellMar>
        <w:left w:w="115" w:type="dxa"/>
        <w:right w:w="115" w:type="dxa"/>
      </w:tblCellMar>
    </w:tblPr>
  </w:style>
  <w:style w:type="table" w:customStyle="1" w:styleId="7">
    <w:name w:val="7"/>
    <w:basedOn w:val="TableNormal"/>
    <w:tblPr>
      <w:tblStyleRowBandSize w:val="1"/>
      <w:tblStyleColBandSize w:val="1"/>
    </w:tblPr>
    <w:tblStylePr w:type="firstRow">
      <w:rPr>
        <w:b/>
      </w:rPr>
      <w:tblPr/>
      <w:tcPr>
        <w:tcBorders>
          <w:bottom w:val="single" w:sz="12" w:space="0" w:color="93CDDC"/>
        </w:tcBorders>
      </w:tcPr>
    </w:tblStylePr>
    <w:tblStylePr w:type="lastRow">
      <w:rPr>
        <w:b/>
      </w:rPr>
      <w:tblPr/>
      <w:tcPr>
        <w:tcBorders>
          <w:top w:val="single" w:sz="4" w:space="0" w:color="93CDDC"/>
        </w:tcBorders>
      </w:tcPr>
    </w:tblStylePr>
    <w:tblStylePr w:type="firstCol">
      <w:rPr>
        <w:b/>
      </w:rPr>
    </w:tblStylePr>
    <w:tblStylePr w:type="lastCol">
      <w:rPr>
        <w:b/>
      </w:rPr>
    </w:tblStylePr>
  </w:style>
  <w:style w:type="table" w:customStyle="1" w:styleId="6">
    <w:name w:val="6"/>
    <w:basedOn w:val="TableNormal"/>
    <w:tblPr>
      <w:tblStyleRowBandSize w:val="1"/>
      <w:tblStyleColBandSize w:val="1"/>
    </w:tblPr>
    <w:tblStylePr w:type="firstRow">
      <w:rPr>
        <w:b/>
      </w:rPr>
      <w:tblPr/>
      <w:tcPr>
        <w:tcBorders>
          <w:bottom w:val="single" w:sz="12" w:space="0" w:color="93CDDC"/>
        </w:tcBorders>
      </w:tcPr>
    </w:tblStylePr>
    <w:tblStylePr w:type="lastRow">
      <w:rPr>
        <w:b/>
      </w:rPr>
      <w:tblPr/>
      <w:tcPr>
        <w:tcBorders>
          <w:top w:val="single" w:sz="4" w:space="0" w:color="93CDDC"/>
        </w:tcBorders>
      </w:tcPr>
    </w:tblStylePr>
    <w:tblStylePr w:type="firstCol">
      <w:rPr>
        <w:b/>
      </w:rPr>
    </w:tblStylePr>
    <w:tblStylePr w:type="lastCol">
      <w:rPr>
        <w:b/>
      </w:rPr>
    </w:tblStyle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tblPr>
      <w:tblStyleRowBandSize w:val="1"/>
      <w:tblStyleColBandSize w:val="1"/>
    </w:tblPr>
    <w:tblStylePr w:type="firstRow">
      <w:rPr>
        <w:b/>
      </w:rPr>
      <w:tblPr/>
      <w:tcPr>
        <w:tcBorders>
          <w:bottom w:val="single" w:sz="12" w:space="0" w:color="93CDDC"/>
        </w:tcBorders>
      </w:tcPr>
    </w:tblStylePr>
    <w:tblStylePr w:type="lastRow">
      <w:rPr>
        <w:b/>
      </w:rPr>
      <w:tblPr/>
      <w:tcPr>
        <w:tcBorders>
          <w:top w:val="single" w:sz="4" w:space="0" w:color="93CDDC"/>
        </w:tcBorders>
      </w:tcPr>
    </w:tblStylePr>
    <w:tblStylePr w:type="firstCol">
      <w:rPr>
        <w:b/>
      </w:rPr>
    </w:tblStylePr>
    <w:tblStylePr w:type="lastCol">
      <w:rPr>
        <w:b/>
      </w:rPr>
    </w:tblStylePr>
  </w:style>
  <w:style w:type="table" w:customStyle="1" w:styleId="3">
    <w:name w:val="3"/>
    <w:basedOn w:val="TableNormal"/>
    <w:tblPr>
      <w:tblStyleRowBandSize w:val="1"/>
      <w:tblStyleColBandSize w:val="1"/>
    </w:tblPr>
    <w:tblStylePr w:type="firstRow">
      <w:rPr>
        <w:b/>
      </w:rPr>
      <w:tblPr/>
      <w:tcPr>
        <w:tcBorders>
          <w:bottom w:val="single" w:sz="12" w:space="0" w:color="93CDDC"/>
        </w:tcBorders>
      </w:tcPr>
    </w:tblStylePr>
    <w:tblStylePr w:type="lastRow">
      <w:rPr>
        <w:b/>
      </w:rPr>
      <w:tblPr/>
      <w:tcPr>
        <w:tcBorders>
          <w:top w:val="single" w:sz="4" w:space="0" w:color="93CDDC"/>
        </w:tcBorders>
      </w:tcPr>
    </w:tblStylePr>
    <w:tblStylePr w:type="firstCol">
      <w:rPr>
        <w:b/>
      </w:rPr>
    </w:tblStylePr>
    <w:tblStylePr w:type="lastCol">
      <w:rPr>
        <w:b/>
      </w:rPr>
    </w:tblStylePr>
  </w:style>
  <w:style w:type="table" w:customStyle="1" w:styleId="2">
    <w:name w:val="2"/>
    <w:basedOn w:val="TableNormal"/>
    <w:tblPr>
      <w:tblStyleRowBandSize w:val="1"/>
      <w:tblStyleColBandSize w:val="1"/>
    </w:tblPr>
    <w:tblStylePr w:type="firstRow">
      <w:rPr>
        <w:b/>
      </w:rPr>
      <w:tblPr/>
      <w:tcPr>
        <w:tcBorders>
          <w:bottom w:val="single" w:sz="12" w:space="0" w:color="93CDDC"/>
        </w:tcBorders>
      </w:tcPr>
    </w:tblStylePr>
    <w:tblStylePr w:type="lastRow">
      <w:rPr>
        <w:b/>
      </w:rPr>
      <w:tblPr/>
      <w:tcPr>
        <w:tcBorders>
          <w:top w:val="single" w:sz="4" w:space="0" w:color="93CDDC"/>
        </w:tcBorders>
      </w:tcPr>
    </w:tblStylePr>
    <w:tblStylePr w:type="firstCol">
      <w:rPr>
        <w:b/>
      </w:rPr>
    </w:tblStylePr>
    <w:tblStylePr w:type="lastCol">
      <w:rPr>
        <w:b/>
      </w:rPr>
    </w:tblStylePr>
  </w:style>
  <w:style w:type="table" w:customStyle="1" w:styleId="1">
    <w:name w:val="1"/>
    <w:basedOn w:val="TableNormal"/>
    <w:tblPr>
      <w:tblStyleRowBandSize w:val="1"/>
      <w:tblStyleColBandSize w:val="1"/>
    </w:tblPr>
  </w:style>
  <w:style w:type="table" w:styleId="TableGridLight">
    <w:name w:val="Grid Table Light"/>
    <w:basedOn w:val="TableNormal"/>
    <w:uiPriority w:val="40"/>
    <w:rsid w:val="00632519"/>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4F4B6C"/>
    <w:pPr>
      <w:spacing w:after="0"/>
    </w:pPr>
    <w:rPr>
      <w:rFonts w:ascii="Gill Sans MT" w:hAnsi="Gill Sans MT" w:cs="GillSansMTStd-Book"/>
      <w:color w:val="000000" w:themeColor="text1"/>
    </w:rPr>
  </w:style>
  <w:style w:type="table" w:customStyle="1" w:styleId="a">
    <w:basedOn w:val="TableNormal"/>
    <w:pPr>
      <w:spacing w:after="0"/>
    </w:pPr>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pPr>
      <w:spacing w:after="0"/>
    </w:pPr>
    <w:tblPr>
      <w:tblStyleRowBandSize w:val="1"/>
      <w:tblStyleColBandSize w:val="1"/>
      <w:tblCellMar>
        <w:left w:w="115" w:type="dxa"/>
        <w:right w:w="115" w:type="dxa"/>
      </w:tblCellMar>
    </w:tblPr>
  </w:style>
  <w:style w:type="table" w:customStyle="1" w:styleId="ad">
    <w:basedOn w:val="TableNormal"/>
    <w:pPr>
      <w:spacing w:after="0"/>
    </w:pPr>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pPr>
      <w:spacing w:after="0"/>
    </w:p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99839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GFZv8kN4hokQqmBgJvK1pZXpGw==">CgMxLjAaJwoBMBIiCiAIBCocCgtBQUFCWTkwenpfbxAIGgtBQUFCWTkwenpfbxonCgExEiIKIAgEKhwKC0FBQUJZOTB6MEFJEAgaC0FBQUJZOTB6MEFJGicKATISIgogCAQqHAoLQUFBQlk5MHowQU0QCBoLQUFBQlk5MHowQU0i/wEKC0FBQUJZOTB6MEFNEs8BCgtBQUFCWTkwejBBTRILQUFBQlk5MHowQU0aGgoJdGV4dC9odG1sEg1TYW1lIGNvbW1lbnQuIhsKCnRleHQvcGxhaW4SDVNhbWUgY29tbWVudC4qGyIVMTExMDA5OTMwNjEwMDA1MTM3MTE2KAA4ADDqkafOtDI46pGnzrQySiAKCnRleHQvcGxhaW4SEmh1bWFuaXRhcmlhbiBkb25vcloMajEwajI5cXRsYzF4cgIgAHgAmgEGCAAQABgAqgEPEg1TYW1lIGNvbW1lbnQuGOqRp860MiDqkafOtDJCEGtpeC5yMTFzeTJsYXdrcnkipgMKC0FBQUJZOTB6MEFJEvYCCgtBQUFCWTkwejBBSRILQUFBQlk5MHowQUkaVgoJdGV4dC9odG1sEklJcyB0aGVyZSBhIHJlYXNvbiB3aHkgd2UmIzM5O3JlIHNwZWNpZnlpbmcgJnF1b3Q7aHVtYW5pdGFyaWFuJnF1b3Q7IGhlcmU/IkkKCnRleHQvcGxhaW4SO0lzIHRoZXJlIGEgcmVhc29uIHdoeSB3ZSdyZSBzcGVjaWZ5aW5nICJodW1hbml0YXJpYW4iIGhlcmU/KhsiFTExMTAwOTkzMDYxMDAwNTEzNzExNigAOAAwxd2mzrQyOMXdps60MkohCgp0ZXh0L3BsYWluEhNodW1hbml0YXJpYW4gZG9ub3JzWgxkcW91ZWZ4dG1nZDFyAiAAeACaAQYIABAAGACqAUsSSUlzIHRoZXJlIGEgcmVhc29uIHdoeSB3ZSYjMzk7cmUgc3BlY2lmeWluZyAmcXVvdDtodW1hbml0YXJpYW4mcXVvdDsgaGVyZT8Yxd2mzrQyIMXdps60MkIQa2l4LnM2Nml3dmZ6Mzc5NSKvCwoLQUFBQlk5MHp6X28S/woKC0FBQUJZOTB6el9vEgtBQUFCWTkwenpfbxrHAwoJdGV4dC9odG1sErkDPGEgaHJlZj0iaHR0cHM6Ly93d3cuZ29vZ2xlLmNvbS91cmw/cT1odHRwczovL2RvY3MuZ29vZ2xlLmNvbS9kb2N1bWVudC9kLzFOZUQ4YlZpRmJWTVdKaWJVYzNlZ0FKNTN2RkZXZnlPbG9IQXItTm42YWtRL2VkaXQ/dGFiJTNEdC4wJmFtcDtzYT1EJmFtcDtzb3VyY2U9ZG9jcyZhbXA7dXN0PTE3MzIxMTMyODQzOTU1MTUmYW1wO3VzZz1BT3ZWYXczcVFfSmxQcGpCdE9zdmRtdzdEN3RGIiBkYXRhLXJhd0hyZWY9Imh0dHBzOi8vZG9jcy5nb29nbGUuY29tL2RvY3VtZW50L2QvMU5lRDhiVmlGYlZNV0ppYlVjM2VnQUo1M3ZGRldmeU9sb0hBci1ObjZha1EvZWRpdD90YWI9dC4wIiB0YXJnZXQ9Il9ibGFuayI+aHR0cHM6Ly9kb2NzLmdvb2dsZS5jb20vZG9jdW1lbnQvZC8xTmVEOGJWaUZiVk1XSmliVWMzZWdBSjUzdkZGV2Z5T2xvSEFyLU5uNmFrUS9lZGl0P3RhYj10LjA8L2E+ImoKCnRleHQvcGxhaW4SXGh0dHBzOi8vZG9jcy5nb29nbGUuY29tL2RvY3VtZW50L2QvMU5lRDhiVmlGYlZNV0ppYlVjM2VnQUo1M3ZGRldmeU9sb0hBci1ObjZha1EvZWRpdD90YWI9dC4wKhsiFTExMTAwOTkzMDYxMDAwNTEzNzExNigAOAAwq52hzrQyOKudoc60MkqkAgoKdGV4dC9wbGFpbhKVAltUaGlzIHBhcnQgd2lsbCBiZSByYW5kb21pemVkXQpJbiAyMDIxLCBVU0FJRCBwcm92aWRlZCBvdmVyICQxMTAgbWlsbGlvbiB0byBzdXBwb3J0IGRldmVsb3BtZW50IGFuZCBodW1hbml0YXJpYW4gcHJvZ3JhbXMgaW4gdGhlIFdlc3QgQmFuayBhbmQgR2F6YSBvbiBiZWhhbGYgb2YgdGhlIEFtZXJpY2FuIHBlb3BsZS4gVGhpcyBpcyBwYXJ0IG9mIGEgZGVjYWRlcy1sb25nIGNvbW1pdG1lbnQgdG8gc3VwcG9ydCB0aGUgYXNwaXJhdGlvbnMgb2YgdGhlIFBhbGVzdGluaWFuIHBlb3BsZS5aDHpiY2ZxNDRsN2cwaXICIAB4AJoBBggAEAAYAKoBvAMSuQM8YSBocmVmPSJodHRwczovL3d3dy5nb29nbGUuY29tL3VybD9xPWh0dHBzOi8vZG9jcy5nb29nbGUuY29tL2RvY3VtZW50L2QvMU5lRDhiVmlGYlZNV0ppYlVjM2VnQUo1M3ZGRldmeU9sb0hBci1ObjZha1EvZWRpdD90YWIlM0R0LjAmYW1wO3NhPUQmYW1wO3NvdXJjZT1kb2NzJmFtcDt1c3Q9MTczMjExMzI4NDM5NTUxNSZhbXA7dXNnPUFPdlZhdzNxUV9KbFBwakJ0T3N2ZG13N0Q3dEYiIGRhdGEtcmF3aHJlZj0iaHR0cHM6Ly9kb2NzLmdvb2dsZS5jb20vZG9jdW1lbnQvZC8xTmVEOGJWaUZiVk1XSmliVWMzZWdBSjUzdkZGV2Z5T2xvSEFyLU5uNmFrUS9lZGl0P3RhYj10LjAiIHRhcmdldD0iX2JsYW5rIj5odHRwczovL2RvY3MuZ29vZ2xlLmNvbS9kb2N1bWVudC9kLzFOZUQ4YlZpRmJWTVdKaWJVYzNlZ0FKNTN2RkZXZnlPbG9IQXItTm42YWtRL2VkaXQ/dGFiPXQuMDwvYT4Yq52hzrQyIKudoc60MkIQa2l4LmdwZ2g0NnFmYTV6ejIJaC4xZm9iOXRlMgloLjN6bnlzaDcyCWguMmV0OTJwMDIIaC50eWpjd3QyCWguM2R5NnZrbTIJaC4xdDNoNXNmMgloLjMwajB6bGwyCWguNGQzNG9nODIJaC4yczhleW8xMgloLjE3ZHA4dnUyCWguMjZpbjFyZzIIaC5sbnhiejkyCWguMzVua3VuMjIJaC4xa3N2NHV2MgloLjQ0c2luaW8yCWguMmp4c3hxaDIIaC56MzM3eWEyCWguM2oycXFtMzIJaC4xeTgxMHR3MgloLjNyZGNyam4yCWguNGk3b2pocDgAciExalB3b1h1Q2Z2ZmVBZ0gzMHkzSkdrbkhWeVRvaVpfQ3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23</Pages>
  <Words>4972</Words>
  <Characters>28346</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Patterson-Stein, Jacob</dc:creator>
  <cp:lastModifiedBy>Murphy, Melanie</cp:lastModifiedBy>
  <cp:revision>2</cp:revision>
  <dcterms:created xsi:type="dcterms:W3CDTF">2024-12-10T15:46:00Z</dcterms:created>
  <dcterms:modified xsi:type="dcterms:W3CDTF">2024-12-10T15:46:00Z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Target">
    <vt:i4>4096</vt:i4>
  </property>
  <property fmtid="{D5CDD505-2E9C-101B-9397-08002B2CF9AE}" pid="3" name="ContentTypeId">
    <vt:lpwstr>0x010100BA6FA0D5026297419D162420F2E1659D</vt:lpwstr>
  </property>
  <property fmtid="{D5CDD505-2E9C-101B-9397-08002B2CF9AE}" pid="4" name="MediaServiceImageTags">
    <vt:lpwstr/>
  </property>
  <property fmtid="{D5CDD505-2E9C-101B-9397-08002B2CF9AE}" pid="5" name="GrammarlyDocumentId">
    <vt:lpwstr>0bd573211835028bef3355d92d6eca25288705ce29b2726d1c85093f179d2f35</vt:lpwstr>
  </property>
</Properties>
</file>